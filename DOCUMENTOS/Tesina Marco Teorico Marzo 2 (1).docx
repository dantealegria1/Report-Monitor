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0"/>
          <w:szCs w:val="20"/>
        </w:rPr>
        <w:id w:val="1375190334"/>
        <w:docPartObj>
          <w:docPartGallery w:val="Cover Pages"/>
          <w:docPartUnique/>
        </w:docPartObj>
      </w:sdtPr>
      <w:sdtEndPr>
        <w:rPr>
          <w:lang w:val="en-US"/>
        </w:rPr>
      </w:sdtEndPr>
      <w:sdtContent>
        <w:p w14:paraId="665AFA8F" w14:textId="74802733" w:rsidR="007D0042" w:rsidRPr="005E1683" w:rsidRDefault="007D0042" w:rsidP="005E1683">
          <w:pPr>
            <w:jc w:val="both"/>
            <w:rPr>
              <w:rFonts w:ascii="Arial" w:hAnsi="Arial" w:cs="Arial"/>
              <w:sz w:val="20"/>
              <w:szCs w:val="20"/>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7D0042" w:rsidRPr="005E1683" w14:paraId="1DA74F59" w14:textId="77777777">
            <w:sdt>
              <w:sdtPr>
                <w:rPr>
                  <w:rFonts w:ascii="Arial" w:hAnsi="Arial" w:cs="Arial"/>
                  <w:color w:val="0F4761" w:themeColor="accent1" w:themeShade="BF"/>
                  <w:sz w:val="20"/>
                  <w:szCs w:val="20"/>
                </w:rPr>
                <w:alias w:val="Company"/>
                <w:id w:val="13406915"/>
                <w:placeholder>
                  <w:docPart w:val="391A37E14CA64DB08DE29ED52546227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B4B2A6C" w14:textId="52B99544" w:rsidR="007D0042" w:rsidRPr="005E1683" w:rsidRDefault="007D0042" w:rsidP="005E1683">
                    <w:pPr>
                      <w:pStyle w:val="Sinespaciado"/>
                      <w:jc w:val="both"/>
                      <w:rPr>
                        <w:rFonts w:ascii="Arial" w:hAnsi="Arial" w:cs="Arial"/>
                        <w:color w:val="0F4761" w:themeColor="accent1" w:themeShade="BF"/>
                        <w:sz w:val="20"/>
                        <w:szCs w:val="20"/>
                      </w:rPr>
                    </w:pPr>
                    <w:r w:rsidRPr="005E1683">
                      <w:rPr>
                        <w:rFonts w:ascii="Arial" w:hAnsi="Arial" w:cs="Arial"/>
                        <w:color w:val="0F4761" w:themeColor="accent1" w:themeShade="BF"/>
                        <w:sz w:val="20"/>
                        <w:szCs w:val="20"/>
                      </w:rPr>
                      <w:t>Universidad Autonoma de Aguascalientes</w:t>
                    </w:r>
                  </w:p>
                </w:tc>
              </w:sdtContent>
            </w:sdt>
          </w:tr>
          <w:tr w:rsidR="007D0042" w:rsidRPr="005E1683" w14:paraId="10761990" w14:textId="77777777">
            <w:tc>
              <w:tcPr>
                <w:tcW w:w="7672" w:type="dxa"/>
              </w:tcPr>
              <w:sdt>
                <w:sdtPr>
                  <w:rPr>
                    <w:rFonts w:ascii="Arial" w:eastAsiaTheme="majorEastAsia" w:hAnsi="Arial" w:cs="Arial"/>
                    <w:color w:val="156082" w:themeColor="accent1"/>
                    <w:sz w:val="20"/>
                    <w:szCs w:val="20"/>
                    <w:lang w:val="es-MX"/>
                  </w:rPr>
                  <w:alias w:val="Title"/>
                  <w:id w:val="13406919"/>
                  <w:placeholder>
                    <w:docPart w:val="6230AF268D124302A8983337436FC799"/>
                  </w:placeholder>
                  <w:dataBinding w:prefixMappings="xmlns:ns0='http://schemas.openxmlformats.org/package/2006/metadata/core-properties' xmlns:ns1='http://purl.org/dc/elements/1.1/'" w:xpath="/ns0:coreProperties[1]/ns1:title[1]" w:storeItemID="{6C3C8BC8-F283-45AE-878A-BAB7291924A1}"/>
                  <w:text/>
                </w:sdtPr>
                <w:sdtContent>
                  <w:p w14:paraId="369BC234" w14:textId="42B0B58D" w:rsidR="007D0042" w:rsidRPr="005E1683" w:rsidRDefault="007D0042" w:rsidP="005E1683">
                    <w:pPr>
                      <w:pStyle w:val="Sinespaciado"/>
                      <w:spacing w:line="216" w:lineRule="auto"/>
                      <w:jc w:val="both"/>
                      <w:rPr>
                        <w:rFonts w:ascii="Arial" w:eastAsiaTheme="majorEastAsia" w:hAnsi="Arial" w:cs="Arial"/>
                        <w:color w:val="156082" w:themeColor="accent1"/>
                        <w:sz w:val="20"/>
                        <w:szCs w:val="20"/>
                        <w:lang w:val="es-MX"/>
                      </w:rPr>
                    </w:pPr>
                    <w:r w:rsidRPr="005E1683">
                      <w:rPr>
                        <w:rFonts w:ascii="Arial" w:eastAsiaTheme="majorEastAsia" w:hAnsi="Arial" w:cs="Arial"/>
                        <w:color w:val="156082" w:themeColor="accent1"/>
                        <w:sz w:val="20"/>
                        <w:szCs w:val="20"/>
                        <w:lang w:val="es-MX"/>
                      </w:rPr>
                      <w:t>Modelo predictivo y detección de anomalías para la optimización de la ejecución de reportes en instancias IaaS</w:t>
                    </w:r>
                  </w:p>
                </w:sdtContent>
              </w:sdt>
            </w:tc>
          </w:tr>
          <w:tr w:rsidR="007D0042" w:rsidRPr="005E1683" w14:paraId="52CD323E" w14:textId="77777777">
            <w:sdt>
              <w:sdtPr>
                <w:rPr>
                  <w:rFonts w:ascii="Arial" w:hAnsi="Arial" w:cs="Arial"/>
                  <w:color w:val="0F4761" w:themeColor="accent1" w:themeShade="BF"/>
                  <w:sz w:val="20"/>
                  <w:szCs w:val="20"/>
                </w:rPr>
                <w:alias w:val="Subtitle"/>
                <w:id w:val="13406923"/>
                <w:placeholder>
                  <w:docPart w:val="7714041753E944F494699E84826E489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DBF6688" w14:textId="78156E22" w:rsidR="007D0042" w:rsidRPr="005E1683" w:rsidRDefault="007D0042" w:rsidP="005E1683">
                    <w:pPr>
                      <w:pStyle w:val="Sinespaciado"/>
                      <w:jc w:val="both"/>
                      <w:rPr>
                        <w:rFonts w:ascii="Arial" w:hAnsi="Arial" w:cs="Arial"/>
                        <w:color w:val="0F4761" w:themeColor="accent1" w:themeShade="BF"/>
                        <w:sz w:val="20"/>
                        <w:szCs w:val="20"/>
                      </w:rPr>
                    </w:pPr>
                    <w:r w:rsidRPr="005E1683">
                      <w:rPr>
                        <w:rFonts w:ascii="Arial" w:hAnsi="Arial" w:cs="Arial"/>
                        <w:color w:val="0F4761" w:themeColor="accent1" w:themeShade="BF"/>
                        <w:sz w:val="20"/>
                        <w:szCs w:val="20"/>
                      </w:rPr>
                      <w:t>Tesina</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7D0042" w:rsidRPr="005E1683" w14:paraId="0EE32DDA" w14:textId="77777777">
            <w:tc>
              <w:tcPr>
                <w:tcW w:w="7221" w:type="dxa"/>
                <w:tcMar>
                  <w:top w:w="216" w:type="dxa"/>
                  <w:left w:w="115" w:type="dxa"/>
                  <w:bottom w:w="216" w:type="dxa"/>
                  <w:right w:w="115" w:type="dxa"/>
                </w:tcMar>
              </w:tcPr>
              <w:sdt>
                <w:sdtPr>
                  <w:rPr>
                    <w:rFonts w:ascii="Arial" w:hAnsi="Arial" w:cs="Arial"/>
                    <w:color w:val="156082" w:themeColor="accent1"/>
                    <w:sz w:val="20"/>
                    <w:szCs w:val="20"/>
                  </w:rPr>
                  <w:alias w:val="Author"/>
                  <w:id w:val="13406928"/>
                  <w:placeholder>
                    <w:docPart w:val="92B24D197627455987F69A3C4F9EC358"/>
                  </w:placeholder>
                  <w:dataBinding w:prefixMappings="xmlns:ns0='http://schemas.openxmlformats.org/package/2006/metadata/core-properties' xmlns:ns1='http://purl.org/dc/elements/1.1/'" w:xpath="/ns0:coreProperties[1]/ns1:creator[1]" w:storeItemID="{6C3C8BC8-F283-45AE-878A-BAB7291924A1}"/>
                  <w:text/>
                </w:sdtPr>
                <w:sdtContent>
                  <w:p w14:paraId="250D4F43" w14:textId="2231D582" w:rsidR="007D0042" w:rsidRPr="005E1683" w:rsidRDefault="007D0042" w:rsidP="005E1683">
                    <w:pPr>
                      <w:pStyle w:val="Sinespaciado"/>
                      <w:jc w:val="both"/>
                      <w:rPr>
                        <w:rFonts w:ascii="Arial" w:hAnsi="Arial" w:cs="Arial"/>
                        <w:color w:val="156082" w:themeColor="accent1"/>
                        <w:sz w:val="20"/>
                        <w:szCs w:val="20"/>
                      </w:rPr>
                    </w:pPr>
                    <w:r w:rsidRPr="005E1683">
                      <w:rPr>
                        <w:rFonts w:ascii="Arial" w:hAnsi="Arial" w:cs="Arial"/>
                        <w:color w:val="156082" w:themeColor="accent1"/>
                        <w:sz w:val="20"/>
                        <w:szCs w:val="20"/>
                      </w:rPr>
                      <w:t>Dante Alegria</w:t>
                    </w:r>
                  </w:p>
                </w:sdtContent>
              </w:sdt>
              <w:sdt>
                <w:sdtPr>
                  <w:rPr>
                    <w:rFonts w:ascii="Arial" w:hAnsi="Arial" w:cs="Arial"/>
                    <w:color w:val="156082" w:themeColor="accent1"/>
                    <w:sz w:val="20"/>
                    <w:szCs w:val="20"/>
                  </w:rPr>
                  <w:alias w:val="Date"/>
                  <w:tag w:val="Date"/>
                  <w:id w:val="13406932"/>
                  <w:placeholder>
                    <w:docPart w:val="4664982F1E9048FB8B8EA264855CB249"/>
                  </w:placeholder>
                  <w:dataBinding w:prefixMappings="xmlns:ns0='http://schemas.microsoft.com/office/2006/coverPageProps'" w:xpath="/ns0:CoverPageProperties[1]/ns0:PublishDate[1]" w:storeItemID="{55AF091B-3C7A-41E3-B477-F2FDAA23CFDA}"/>
                  <w:date w:fullDate="2025-11-10T00:00:00Z">
                    <w:dateFormat w:val="M-d-yyyy"/>
                    <w:lid w:val="en-US"/>
                    <w:storeMappedDataAs w:val="dateTime"/>
                    <w:calendar w:val="gregorian"/>
                  </w:date>
                </w:sdtPr>
                <w:sdtContent>
                  <w:p w14:paraId="0AA695E9" w14:textId="35FF9A7A" w:rsidR="007D0042" w:rsidRPr="005E1683" w:rsidRDefault="007D0042" w:rsidP="005E1683">
                    <w:pPr>
                      <w:pStyle w:val="Sinespaciado"/>
                      <w:jc w:val="both"/>
                      <w:rPr>
                        <w:rFonts w:ascii="Arial" w:hAnsi="Arial" w:cs="Arial"/>
                        <w:color w:val="156082" w:themeColor="accent1"/>
                        <w:sz w:val="20"/>
                        <w:szCs w:val="20"/>
                      </w:rPr>
                    </w:pPr>
                    <w:r w:rsidRPr="005E1683">
                      <w:rPr>
                        <w:rFonts w:ascii="Arial" w:hAnsi="Arial" w:cs="Arial"/>
                        <w:color w:val="156082" w:themeColor="accent1"/>
                        <w:sz w:val="20"/>
                        <w:szCs w:val="20"/>
                      </w:rPr>
                      <w:t>11-10-2025</w:t>
                    </w:r>
                  </w:p>
                </w:sdtContent>
              </w:sdt>
              <w:p w14:paraId="33D1B395" w14:textId="77777777" w:rsidR="007D0042" w:rsidRPr="005E1683" w:rsidRDefault="007D0042" w:rsidP="005E1683">
                <w:pPr>
                  <w:pStyle w:val="Sinespaciado"/>
                  <w:jc w:val="both"/>
                  <w:rPr>
                    <w:rFonts w:ascii="Arial" w:hAnsi="Arial" w:cs="Arial"/>
                    <w:color w:val="156082" w:themeColor="accent1"/>
                    <w:sz w:val="20"/>
                    <w:szCs w:val="20"/>
                  </w:rPr>
                </w:pPr>
              </w:p>
            </w:tc>
          </w:tr>
        </w:tbl>
        <w:p w14:paraId="64F6AD15" w14:textId="113334E0" w:rsidR="007D0042" w:rsidRPr="005E1683" w:rsidRDefault="007D0042" w:rsidP="005E1683">
          <w:pPr>
            <w:jc w:val="both"/>
            <w:rPr>
              <w:rFonts w:ascii="Arial" w:eastAsiaTheme="majorEastAsia" w:hAnsi="Arial" w:cs="Arial"/>
              <w:b/>
              <w:bCs/>
              <w:color w:val="0F4761" w:themeColor="accent1" w:themeShade="BF"/>
              <w:kern w:val="0"/>
              <w:sz w:val="20"/>
              <w:szCs w:val="20"/>
              <w:lang w:val="en-US" w:eastAsia="es-MX"/>
              <w14:ligatures w14:val="none"/>
            </w:rPr>
          </w:pPr>
          <w:r w:rsidRPr="005E1683">
            <w:rPr>
              <w:rFonts w:ascii="Arial" w:hAnsi="Arial" w:cs="Arial"/>
              <w:sz w:val="20"/>
              <w:szCs w:val="20"/>
              <w:lang w:val="en-US"/>
            </w:rPr>
            <w:br w:type="page"/>
          </w:r>
        </w:p>
      </w:sdtContent>
    </w:sdt>
    <w:sdt>
      <w:sdtPr>
        <w:rPr>
          <w:rFonts w:ascii="Arial" w:eastAsiaTheme="minorHAnsi" w:hAnsi="Arial" w:cs="Arial"/>
          <w:b w:val="0"/>
          <w:bCs w:val="0"/>
          <w:color w:val="auto"/>
          <w:kern w:val="2"/>
          <w:sz w:val="20"/>
          <w:szCs w:val="20"/>
          <w:lang w:eastAsia="en-US"/>
          <w14:ligatures w14:val="standardContextual"/>
        </w:rPr>
        <w:id w:val="1474403937"/>
        <w:docPartObj>
          <w:docPartGallery w:val="Table of Contents"/>
          <w:docPartUnique/>
        </w:docPartObj>
      </w:sdtPr>
      <w:sdtEndPr>
        <w:rPr>
          <w:noProof/>
        </w:rPr>
      </w:sdtEndPr>
      <w:sdtContent>
        <w:p w14:paraId="7A9B4B63" w14:textId="54087ED6" w:rsidR="00920E76" w:rsidRPr="005E1683" w:rsidRDefault="00920E76" w:rsidP="005E1683">
          <w:pPr>
            <w:pStyle w:val="TtuloTDC"/>
            <w:jc w:val="both"/>
            <w:rPr>
              <w:rFonts w:ascii="Arial" w:hAnsi="Arial" w:cs="Arial"/>
              <w:sz w:val="20"/>
              <w:szCs w:val="20"/>
              <w:lang w:val="en-US"/>
            </w:rPr>
          </w:pPr>
          <w:r w:rsidRPr="005E1683">
            <w:rPr>
              <w:rFonts w:ascii="Arial" w:hAnsi="Arial" w:cs="Arial"/>
              <w:sz w:val="20"/>
              <w:szCs w:val="20"/>
              <w:lang w:val="en-US"/>
            </w:rPr>
            <w:t>Contents</w:t>
          </w:r>
        </w:p>
        <w:commentRangeStart w:id="0"/>
        <w:p w14:paraId="1E732F68" w14:textId="328D61A9" w:rsidR="0052092A" w:rsidRDefault="00920E76">
          <w:pPr>
            <w:pStyle w:val="TDC1"/>
            <w:tabs>
              <w:tab w:val="right" w:leader="dot" w:pos="8828"/>
            </w:tabs>
            <w:rPr>
              <w:rFonts w:eastAsiaTheme="minorEastAsia"/>
              <w:b w:val="0"/>
              <w:bCs w:val="0"/>
              <w:i w:val="0"/>
              <w:iCs w:val="0"/>
              <w:noProof/>
              <w:lang w:val="en-US"/>
            </w:rPr>
          </w:pPr>
          <w:r w:rsidRPr="005E1683">
            <w:rPr>
              <w:rFonts w:ascii="Arial" w:hAnsi="Arial" w:cs="Arial"/>
              <w:sz w:val="20"/>
              <w:szCs w:val="20"/>
            </w:rPr>
            <w:fldChar w:fldCharType="begin"/>
          </w:r>
          <w:r w:rsidRPr="005E1683">
            <w:rPr>
              <w:rFonts w:ascii="Arial" w:hAnsi="Arial" w:cs="Arial"/>
              <w:sz w:val="20"/>
              <w:szCs w:val="20"/>
              <w:lang w:val="en-US"/>
            </w:rPr>
            <w:instrText xml:space="preserve"> TOC \o "1-3" \h \z \u </w:instrText>
          </w:r>
          <w:r w:rsidRPr="005E1683">
            <w:rPr>
              <w:rFonts w:ascii="Arial" w:hAnsi="Arial" w:cs="Arial"/>
              <w:sz w:val="20"/>
              <w:szCs w:val="20"/>
            </w:rPr>
            <w:fldChar w:fldCharType="separate"/>
          </w:r>
          <w:hyperlink w:anchor="_Toc223280000" w:history="1">
            <w:r w:rsidR="0052092A" w:rsidRPr="00EF14D6">
              <w:rPr>
                <w:rStyle w:val="Hipervnculo"/>
                <w:rFonts w:ascii="Arial" w:hAnsi="Arial" w:cs="Arial"/>
                <w:noProof/>
              </w:rPr>
              <w:t>Introduccion</w:t>
            </w:r>
            <w:r w:rsidR="0052092A">
              <w:rPr>
                <w:noProof/>
                <w:webHidden/>
              </w:rPr>
              <w:tab/>
            </w:r>
            <w:r w:rsidR="0052092A">
              <w:rPr>
                <w:noProof/>
                <w:webHidden/>
              </w:rPr>
              <w:fldChar w:fldCharType="begin"/>
            </w:r>
            <w:r w:rsidR="0052092A">
              <w:rPr>
                <w:noProof/>
                <w:webHidden/>
              </w:rPr>
              <w:instrText xml:space="preserve"> PAGEREF _Toc223280000 \h </w:instrText>
            </w:r>
            <w:r w:rsidR="0052092A">
              <w:rPr>
                <w:noProof/>
                <w:webHidden/>
              </w:rPr>
            </w:r>
            <w:r w:rsidR="0052092A">
              <w:rPr>
                <w:noProof/>
                <w:webHidden/>
              </w:rPr>
              <w:fldChar w:fldCharType="separate"/>
            </w:r>
            <w:r w:rsidR="0052092A">
              <w:rPr>
                <w:noProof/>
                <w:webHidden/>
              </w:rPr>
              <w:t>4</w:t>
            </w:r>
            <w:r w:rsidR="0052092A">
              <w:rPr>
                <w:noProof/>
                <w:webHidden/>
              </w:rPr>
              <w:fldChar w:fldCharType="end"/>
            </w:r>
          </w:hyperlink>
        </w:p>
        <w:p w14:paraId="43EE5FC7" w14:textId="0ED3C46D" w:rsidR="0052092A" w:rsidRDefault="0052092A">
          <w:pPr>
            <w:pStyle w:val="TDC1"/>
            <w:tabs>
              <w:tab w:val="right" w:leader="dot" w:pos="8828"/>
            </w:tabs>
            <w:rPr>
              <w:rFonts w:eastAsiaTheme="minorEastAsia"/>
              <w:b w:val="0"/>
              <w:bCs w:val="0"/>
              <w:i w:val="0"/>
              <w:iCs w:val="0"/>
              <w:noProof/>
              <w:lang w:val="en-US"/>
            </w:rPr>
          </w:pPr>
          <w:hyperlink w:anchor="_Toc223280001" w:history="1">
            <w:r w:rsidRPr="00EF14D6">
              <w:rPr>
                <w:rStyle w:val="Hipervnculo"/>
                <w:rFonts w:ascii="Arial" w:hAnsi="Arial" w:cs="Arial"/>
                <w:noProof/>
              </w:rPr>
              <w:t>Problemática por resolver</w:t>
            </w:r>
            <w:r>
              <w:rPr>
                <w:noProof/>
                <w:webHidden/>
              </w:rPr>
              <w:tab/>
            </w:r>
            <w:r>
              <w:rPr>
                <w:noProof/>
                <w:webHidden/>
              </w:rPr>
              <w:fldChar w:fldCharType="begin"/>
            </w:r>
            <w:r>
              <w:rPr>
                <w:noProof/>
                <w:webHidden/>
              </w:rPr>
              <w:instrText xml:space="preserve"> PAGEREF _Toc223280001 \h </w:instrText>
            </w:r>
            <w:r>
              <w:rPr>
                <w:noProof/>
                <w:webHidden/>
              </w:rPr>
            </w:r>
            <w:r>
              <w:rPr>
                <w:noProof/>
                <w:webHidden/>
              </w:rPr>
              <w:fldChar w:fldCharType="separate"/>
            </w:r>
            <w:r>
              <w:rPr>
                <w:noProof/>
                <w:webHidden/>
              </w:rPr>
              <w:t>4</w:t>
            </w:r>
            <w:r>
              <w:rPr>
                <w:noProof/>
                <w:webHidden/>
              </w:rPr>
              <w:fldChar w:fldCharType="end"/>
            </w:r>
          </w:hyperlink>
        </w:p>
        <w:p w14:paraId="2ADD3B92" w14:textId="7DB6BEE1" w:rsidR="0052092A" w:rsidRDefault="0052092A">
          <w:pPr>
            <w:pStyle w:val="TDC1"/>
            <w:tabs>
              <w:tab w:val="right" w:leader="dot" w:pos="8828"/>
            </w:tabs>
            <w:rPr>
              <w:rFonts w:eastAsiaTheme="minorEastAsia"/>
              <w:b w:val="0"/>
              <w:bCs w:val="0"/>
              <w:i w:val="0"/>
              <w:iCs w:val="0"/>
              <w:noProof/>
              <w:lang w:val="en-US"/>
            </w:rPr>
          </w:pPr>
          <w:hyperlink w:anchor="_Toc223280002" w:history="1">
            <w:r w:rsidRPr="00EF14D6">
              <w:rPr>
                <w:rStyle w:val="Hipervnculo"/>
                <w:rFonts w:ascii="Arial" w:hAnsi="Arial" w:cs="Arial"/>
                <w:noProof/>
                <w:lang w:val="es-ES"/>
              </w:rPr>
              <w:t>Justificación de la responsabilidad social y ética de la investigación.</w:t>
            </w:r>
            <w:r>
              <w:rPr>
                <w:noProof/>
                <w:webHidden/>
              </w:rPr>
              <w:tab/>
            </w:r>
            <w:r>
              <w:rPr>
                <w:noProof/>
                <w:webHidden/>
              </w:rPr>
              <w:fldChar w:fldCharType="begin"/>
            </w:r>
            <w:r>
              <w:rPr>
                <w:noProof/>
                <w:webHidden/>
              </w:rPr>
              <w:instrText xml:space="preserve"> PAGEREF _Toc223280002 \h </w:instrText>
            </w:r>
            <w:r>
              <w:rPr>
                <w:noProof/>
                <w:webHidden/>
              </w:rPr>
            </w:r>
            <w:r>
              <w:rPr>
                <w:noProof/>
                <w:webHidden/>
              </w:rPr>
              <w:fldChar w:fldCharType="separate"/>
            </w:r>
            <w:r>
              <w:rPr>
                <w:noProof/>
                <w:webHidden/>
              </w:rPr>
              <w:t>4</w:t>
            </w:r>
            <w:r>
              <w:rPr>
                <w:noProof/>
                <w:webHidden/>
              </w:rPr>
              <w:fldChar w:fldCharType="end"/>
            </w:r>
          </w:hyperlink>
        </w:p>
        <w:p w14:paraId="0443278F" w14:textId="49F5253B" w:rsidR="0052092A" w:rsidRDefault="0052092A">
          <w:pPr>
            <w:pStyle w:val="TDC1"/>
            <w:tabs>
              <w:tab w:val="right" w:leader="dot" w:pos="8828"/>
            </w:tabs>
            <w:rPr>
              <w:rFonts w:eastAsiaTheme="minorEastAsia"/>
              <w:b w:val="0"/>
              <w:bCs w:val="0"/>
              <w:i w:val="0"/>
              <w:iCs w:val="0"/>
              <w:noProof/>
              <w:lang w:val="en-US"/>
            </w:rPr>
          </w:pPr>
          <w:hyperlink w:anchor="_Toc223280003" w:history="1">
            <w:r w:rsidRPr="00EF14D6">
              <w:rPr>
                <w:rStyle w:val="Hipervnculo"/>
                <w:rFonts w:ascii="Arial" w:hAnsi="Arial" w:cs="Arial"/>
                <w:noProof/>
              </w:rPr>
              <w:t>Palabras clave</w:t>
            </w:r>
            <w:r>
              <w:rPr>
                <w:noProof/>
                <w:webHidden/>
              </w:rPr>
              <w:tab/>
            </w:r>
            <w:r>
              <w:rPr>
                <w:noProof/>
                <w:webHidden/>
              </w:rPr>
              <w:fldChar w:fldCharType="begin"/>
            </w:r>
            <w:r>
              <w:rPr>
                <w:noProof/>
                <w:webHidden/>
              </w:rPr>
              <w:instrText xml:space="preserve"> PAGEREF _Toc223280003 \h </w:instrText>
            </w:r>
            <w:r>
              <w:rPr>
                <w:noProof/>
                <w:webHidden/>
              </w:rPr>
            </w:r>
            <w:r>
              <w:rPr>
                <w:noProof/>
                <w:webHidden/>
              </w:rPr>
              <w:fldChar w:fldCharType="separate"/>
            </w:r>
            <w:r>
              <w:rPr>
                <w:noProof/>
                <w:webHidden/>
              </w:rPr>
              <w:t>4</w:t>
            </w:r>
            <w:r>
              <w:rPr>
                <w:noProof/>
                <w:webHidden/>
              </w:rPr>
              <w:fldChar w:fldCharType="end"/>
            </w:r>
          </w:hyperlink>
        </w:p>
        <w:p w14:paraId="1F51526C" w14:textId="52884EEC" w:rsidR="0052092A" w:rsidRDefault="0052092A">
          <w:pPr>
            <w:pStyle w:val="TDC2"/>
            <w:tabs>
              <w:tab w:val="right" w:leader="dot" w:pos="8828"/>
            </w:tabs>
            <w:rPr>
              <w:rFonts w:eastAsiaTheme="minorEastAsia"/>
              <w:b w:val="0"/>
              <w:bCs w:val="0"/>
              <w:noProof/>
              <w:sz w:val="24"/>
              <w:szCs w:val="24"/>
              <w:lang w:val="en-US"/>
            </w:rPr>
          </w:pPr>
          <w:hyperlink w:anchor="_Toc223280004" w:history="1">
            <w:r w:rsidRPr="00EF14D6">
              <w:rPr>
                <w:rStyle w:val="Hipervnculo"/>
                <w:rFonts w:ascii="Arial" w:hAnsi="Arial" w:cs="Arial"/>
                <w:noProof/>
              </w:rPr>
              <w:t>Modelo:</w:t>
            </w:r>
            <w:r>
              <w:rPr>
                <w:noProof/>
                <w:webHidden/>
              </w:rPr>
              <w:tab/>
            </w:r>
            <w:r>
              <w:rPr>
                <w:noProof/>
                <w:webHidden/>
              </w:rPr>
              <w:fldChar w:fldCharType="begin"/>
            </w:r>
            <w:r>
              <w:rPr>
                <w:noProof/>
                <w:webHidden/>
              </w:rPr>
              <w:instrText xml:space="preserve"> PAGEREF _Toc223280004 \h </w:instrText>
            </w:r>
            <w:r>
              <w:rPr>
                <w:noProof/>
                <w:webHidden/>
              </w:rPr>
            </w:r>
            <w:r>
              <w:rPr>
                <w:noProof/>
                <w:webHidden/>
              </w:rPr>
              <w:fldChar w:fldCharType="separate"/>
            </w:r>
            <w:r>
              <w:rPr>
                <w:noProof/>
                <w:webHidden/>
              </w:rPr>
              <w:t>4</w:t>
            </w:r>
            <w:r>
              <w:rPr>
                <w:noProof/>
                <w:webHidden/>
              </w:rPr>
              <w:fldChar w:fldCharType="end"/>
            </w:r>
          </w:hyperlink>
        </w:p>
        <w:p w14:paraId="0DD3B8ED" w14:textId="43667DD8" w:rsidR="0052092A" w:rsidRDefault="0052092A">
          <w:pPr>
            <w:pStyle w:val="TDC2"/>
            <w:tabs>
              <w:tab w:val="right" w:leader="dot" w:pos="8828"/>
            </w:tabs>
            <w:rPr>
              <w:rFonts w:eastAsiaTheme="minorEastAsia"/>
              <w:b w:val="0"/>
              <w:bCs w:val="0"/>
              <w:noProof/>
              <w:sz w:val="24"/>
              <w:szCs w:val="24"/>
              <w:lang w:val="en-US"/>
            </w:rPr>
          </w:pPr>
          <w:hyperlink w:anchor="_Toc223280005" w:history="1">
            <w:r w:rsidRPr="00EF14D6">
              <w:rPr>
                <w:rStyle w:val="Hipervnculo"/>
                <w:rFonts w:ascii="Arial" w:hAnsi="Arial" w:cs="Arial"/>
                <w:noProof/>
              </w:rPr>
              <w:t>Predicción:</w:t>
            </w:r>
            <w:r>
              <w:rPr>
                <w:noProof/>
                <w:webHidden/>
              </w:rPr>
              <w:tab/>
            </w:r>
            <w:r>
              <w:rPr>
                <w:noProof/>
                <w:webHidden/>
              </w:rPr>
              <w:fldChar w:fldCharType="begin"/>
            </w:r>
            <w:r>
              <w:rPr>
                <w:noProof/>
                <w:webHidden/>
              </w:rPr>
              <w:instrText xml:space="preserve"> PAGEREF _Toc223280005 \h </w:instrText>
            </w:r>
            <w:r>
              <w:rPr>
                <w:noProof/>
                <w:webHidden/>
              </w:rPr>
            </w:r>
            <w:r>
              <w:rPr>
                <w:noProof/>
                <w:webHidden/>
              </w:rPr>
              <w:fldChar w:fldCharType="separate"/>
            </w:r>
            <w:r>
              <w:rPr>
                <w:noProof/>
                <w:webHidden/>
              </w:rPr>
              <w:t>4</w:t>
            </w:r>
            <w:r>
              <w:rPr>
                <w:noProof/>
                <w:webHidden/>
              </w:rPr>
              <w:fldChar w:fldCharType="end"/>
            </w:r>
          </w:hyperlink>
        </w:p>
        <w:p w14:paraId="0E6A1EB6" w14:textId="083B5506" w:rsidR="0052092A" w:rsidRDefault="0052092A">
          <w:pPr>
            <w:pStyle w:val="TDC2"/>
            <w:tabs>
              <w:tab w:val="right" w:leader="dot" w:pos="8828"/>
            </w:tabs>
            <w:rPr>
              <w:rFonts w:eastAsiaTheme="minorEastAsia"/>
              <w:b w:val="0"/>
              <w:bCs w:val="0"/>
              <w:noProof/>
              <w:sz w:val="24"/>
              <w:szCs w:val="24"/>
              <w:lang w:val="en-US"/>
            </w:rPr>
          </w:pPr>
          <w:hyperlink w:anchor="_Toc223280006" w:history="1">
            <w:r w:rsidRPr="00EF14D6">
              <w:rPr>
                <w:rStyle w:val="Hipervnculo"/>
                <w:rFonts w:ascii="Arial" w:hAnsi="Arial" w:cs="Arial"/>
                <w:noProof/>
              </w:rPr>
              <w:t>Anomalía:</w:t>
            </w:r>
            <w:r>
              <w:rPr>
                <w:noProof/>
                <w:webHidden/>
              </w:rPr>
              <w:tab/>
            </w:r>
            <w:r>
              <w:rPr>
                <w:noProof/>
                <w:webHidden/>
              </w:rPr>
              <w:fldChar w:fldCharType="begin"/>
            </w:r>
            <w:r>
              <w:rPr>
                <w:noProof/>
                <w:webHidden/>
              </w:rPr>
              <w:instrText xml:space="preserve"> PAGEREF _Toc223280006 \h </w:instrText>
            </w:r>
            <w:r>
              <w:rPr>
                <w:noProof/>
                <w:webHidden/>
              </w:rPr>
            </w:r>
            <w:r>
              <w:rPr>
                <w:noProof/>
                <w:webHidden/>
              </w:rPr>
              <w:fldChar w:fldCharType="separate"/>
            </w:r>
            <w:r>
              <w:rPr>
                <w:noProof/>
                <w:webHidden/>
              </w:rPr>
              <w:t>5</w:t>
            </w:r>
            <w:r>
              <w:rPr>
                <w:noProof/>
                <w:webHidden/>
              </w:rPr>
              <w:fldChar w:fldCharType="end"/>
            </w:r>
          </w:hyperlink>
        </w:p>
        <w:p w14:paraId="1828F1F4" w14:textId="230F319C" w:rsidR="0052092A" w:rsidRDefault="0052092A">
          <w:pPr>
            <w:pStyle w:val="TDC2"/>
            <w:tabs>
              <w:tab w:val="right" w:leader="dot" w:pos="8828"/>
            </w:tabs>
            <w:rPr>
              <w:rFonts w:eastAsiaTheme="minorEastAsia"/>
              <w:b w:val="0"/>
              <w:bCs w:val="0"/>
              <w:noProof/>
              <w:sz w:val="24"/>
              <w:szCs w:val="24"/>
              <w:lang w:val="en-US"/>
            </w:rPr>
          </w:pPr>
          <w:hyperlink w:anchor="_Toc223280007" w:history="1">
            <w:r w:rsidRPr="00EF14D6">
              <w:rPr>
                <w:rStyle w:val="Hipervnculo"/>
                <w:rFonts w:ascii="Arial" w:hAnsi="Arial" w:cs="Arial"/>
                <w:noProof/>
                <w:lang w:val="en-US"/>
              </w:rPr>
              <w:t>Optimización:</w:t>
            </w:r>
            <w:r>
              <w:rPr>
                <w:noProof/>
                <w:webHidden/>
              </w:rPr>
              <w:tab/>
            </w:r>
            <w:r>
              <w:rPr>
                <w:noProof/>
                <w:webHidden/>
              </w:rPr>
              <w:fldChar w:fldCharType="begin"/>
            </w:r>
            <w:r>
              <w:rPr>
                <w:noProof/>
                <w:webHidden/>
              </w:rPr>
              <w:instrText xml:space="preserve"> PAGEREF _Toc223280007 \h </w:instrText>
            </w:r>
            <w:r>
              <w:rPr>
                <w:noProof/>
                <w:webHidden/>
              </w:rPr>
            </w:r>
            <w:r>
              <w:rPr>
                <w:noProof/>
                <w:webHidden/>
              </w:rPr>
              <w:fldChar w:fldCharType="separate"/>
            </w:r>
            <w:r>
              <w:rPr>
                <w:noProof/>
                <w:webHidden/>
              </w:rPr>
              <w:t>5</w:t>
            </w:r>
            <w:r>
              <w:rPr>
                <w:noProof/>
                <w:webHidden/>
              </w:rPr>
              <w:fldChar w:fldCharType="end"/>
            </w:r>
          </w:hyperlink>
        </w:p>
        <w:p w14:paraId="75D6DC34" w14:textId="2381AF77" w:rsidR="0052092A" w:rsidRDefault="0052092A">
          <w:pPr>
            <w:pStyle w:val="TDC2"/>
            <w:tabs>
              <w:tab w:val="right" w:leader="dot" w:pos="8828"/>
            </w:tabs>
            <w:rPr>
              <w:rFonts w:eastAsiaTheme="minorEastAsia"/>
              <w:b w:val="0"/>
              <w:bCs w:val="0"/>
              <w:noProof/>
              <w:sz w:val="24"/>
              <w:szCs w:val="24"/>
              <w:lang w:val="en-US"/>
            </w:rPr>
          </w:pPr>
          <w:hyperlink w:anchor="_Toc223280008" w:history="1">
            <w:r w:rsidRPr="00EF14D6">
              <w:rPr>
                <w:rStyle w:val="Hipervnculo"/>
                <w:rFonts w:ascii="Arial" w:hAnsi="Arial" w:cs="Arial"/>
                <w:noProof/>
              </w:rPr>
              <w:t>Reporte</w:t>
            </w:r>
            <w:r>
              <w:rPr>
                <w:noProof/>
                <w:webHidden/>
              </w:rPr>
              <w:tab/>
            </w:r>
            <w:r>
              <w:rPr>
                <w:noProof/>
                <w:webHidden/>
              </w:rPr>
              <w:fldChar w:fldCharType="begin"/>
            </w:r>
            <w:r>
              <w:rPr>
                <w:noProof/>
                <w:webHidden/>
              </w:rPr>
              <w:instrText xml:space="preserve"> PAGEREF _Toc223280008 \h </w:instrText>
            </w:r>
            <w:r>
              <w:rPr>
                <w:noProof/>
                <w:webHidden/>
              </w:rPr>
            </w:r>
            <w:r>
              <w:rPr>
                <w:noProof/>
                <w:webHidden/>
              </w:rPr>
              <w:fldChar w:fldCharType="separate"/>
            </w:r>
            <w:r>
              <w:rPr>
                <w:noProof/>
                <w:webHidden/>
              </w:rPr>
              <w:t>5</w:t>
            </w:r>
            <w:r>
              <w:rPr>
                <w:noProof/>
                <w:webHidden/>
              </w:rPr>
              <w:fldChar w:fldCharType="end"/>
            </w:r>
          </w:hyperlink>
        </w:p>
        <w:p w14:paraId="4ECAAA6E" w14:textId="2F0A0E31" w:rsidR="0052092A" w:rsidRDefault="0052092A">
          <w:pPr>
            <w:pStyle w:val="TDC2"/>
            <w:tabs>
              <w:tab w:val="right" w:leader="dot" w:pos="8828"/>
            </w:tabs>
            <w:rPr>
              <w:rFonts w:eastAsiaTheme="minorEastAsia"/>
              <w:b w:val="0"/>
              <w:bCs w:val="0"/>
              <w:noProof/>
              <w:sz w:val="24"/>
              <w:szCs w:val="24"/>
              <w:lang w:val="en-US"/>
            </w:rPr>
          </w:pPr>
          <w:hyperlink w:anchor="_Toc223280009" w:history="1">
            <w:r w:rsidRPr="00EF14D6">
              <w:rPr>
                <w:rStyle w:val="Hipervnculo"/>
                <w:rFonts w:ascii="Arial" w:hAnsi="Arial" w:cs="Arial"/>
                <w:noProof/>
              </w:rPr>
              <w:t>Instancia:</w:t>
            </w:r>
            <w:r>
              <w:rPr>
                <w:noProof/>
                <w:webHidden/>
              </w:rPr>
              <w:tab/>
            </w:r>
            <w:r>
              <w:rPr>
                <w:noProof/>
                <w:webHidden/>
              </w:rPr>
              <w:fldChar w:fldCharType="begin"/>
            </w:r>
            <w:r>
              <w:rPr>
                <w:noProof/>
                <w:webHidden/>
              </w:rPr>
              <w:instrText xml:space="preserve"> PAGEREF _Toc223280009 \h </w:instrText>
            </w:r>
            <w:r>
              <w:rPr>
                <w:noProof/>
                <w:webHidden/>
              </w:rPr>
            </w:r>
            <w:r>
              <w:rPr>
                <w:noProof/>
                <w:webHidden/>
              </w:rPr>
              <w:fldChar w:fldCharType="separate"/>
            </w:r>
            <w:r>
              <w:rPr>
                <w:noProof/>
                <w:webHidden/>
              </w:rPr>
              <w:t>5</w:t>
            </w:r>
            <w:r>
              <w:rPr>
                <w:noProof/>
                <w:webHidden/>
              </w:rPr>
              <w:fldChar w:fldCharType="end"/>
            </w:r>
          </w:hyperlink>
        </w:p>
        <w:p w14:paraId="4FF91B65" w14:textId="3D135ABA" w:rsidR="0052092A" w:rsidRDefault="0052092A">
          <w:pPr>
            <w:pStyle w:val="TDC2"/>
            <w:tabs>
              <w:tab w:val="right" w:leader="dot" w:pos="8828"/>
            </w:tabs>
            <w:rPr>
              <w:rFonts w:eastAsiaTheme="minorEastAsia"/>
              <w:b w:val="0"/>
              <w:bCs w:val="0"/>
              <w:noProof/>
              <w:sz w:val="24"/>
              <w:szCs w:val="24"/>
              <w:lang w:val="en-US"/>
            </w:rPr>
          </w:pPr>
          <w:hyperlink w:anchor="_Toc223280010" w:history="1">
            <w:r w:rsidRPr="00EF14D6">
              <w:rPr>
                <w:rStyle w:val="Hipervnculo"/>
                <w:rFonts w:ascii="Arial" w:hAnsi="Arial" w:cs="Arial"/>
                <w:noProof/>
                <w:lang w:val="en-US"/>
              </w:rPr>
              <w:t>IaaS (Infrastructure as a Service):</w:t>
            </w:r>
            <w:r>
              <w:rPr>
                <w:noProof/>
                <w:webHidden/>
              </w:rPr>
              <w:tab/>
            </w:r>
            <w:r>
              <w:rPr>
                <w:noProof/>
                <w:webHidden/>
              </w:rPr>
              <w:fldChar w:fldCharType="begin"/>
            </w:r>
            <w:r>
              <w:rPr>
                <w:noProof/>
                <w:webHidden/>
              </w:rPr>
              <w:instrText xml:space="preserve"> PAGEREF _Toc223280010 \h </w:instrText>
            </w:r>
            <w:r>
              <w:rPr>
                <w:noProof/>
                <w:webHidden/>
              </w:rPr>
            </w:r>
            <w:r>
              <w:rPr>
                <w:noProof/>
                <w:webHidden/>
              </w:rPr>
              <w:fldChar w:fldCharType="separate"/>
            </w:r>
            <w:r>
              <w:rPr>
                <w:noProof/>
                <w:webHidden/>
              </w:rPr>
              <w:t>5</w:t>
            </w:r>
            <w:r>
              <w:rPr>
                <w:noProof/>
                <w:webHidden/>
              </w:rPr>
              <w:fldChar w:fldCharType="end"/>
            </w:r>
          </w:hyperlink>
        </w:p>
        <w:p w14:paraId="229CDEF0" w14:textId="66386161" w:rsidR="0052092A" w:rsidRDefault="0052092A">
          <w:pPr>
            <w:pStyle w:val="TDC1"/>
            <w:tabs>
              <w:tab w:val="right" w:leader="dot" w:pos="8828"/>
            </w:tabs>
            <w:rPr>
              <w:rFonts w:eastAsiaTheme="minorEastAsia"/>
              <w:b w:val="0"/>
              <w:bCs w:val="0"/>
              <w:i w:val="0"/>
              <w:iCs w:val="0"/>
              <w:noProof/>
              <w:lang w:val="en-US"/>
            </w:rPr>
          </w:pPr>
          <w:hyperlink w:anchor="_Toc223280011" w:history="1">
            <w:r w:rsidRPr="00EF14D6">
              <w:rPr>
                <w:rStyle w:val="Hipervnculo"/>
                <w:rFonts w:ascii="Arial" w:hAnsi="Arial" w:cs="Arial"/>
                <w:noProof/>
              </w:rPr>
              <w:t>1.0 Computación en la nube</w:t>
            </w:r>
            <w:r>
              <w:rPr>
                <w:noProof/>
                <w:webHidden/>
              </w:rPr>
              <w:tab/>
            </w:r>
            <w:r>
              <w:rPr>
                <w:noProof/>
                <w:webHidden/>
              </w:rPr>
              <w:fldChar w:fldCharType="begin"/>
            </w:r>
            <w:r>
              <w:rPr>
                <w:noProof/>
                <w:webHidden/>
              </w:rPr>
              <w:instrText xml:space="preserve"> PAGEREF _Toc223280011 \h </w:instrText>
            </w:r>
            <w:r>
              <w:rPr>
                <w:noProof/>
                <w:webHidden/>
              </w:rPr>
            </w:r>
            <w:r>
              <w:rPr>
                <w:noProof/>
                <w:webHidden/>
              </w:rPr>
              <w:fldChar w:fldCharType="separate"/>
            </w:r>
            <w:r>
              <w:rPr>
                <w:noProof/>
                <w:webHidden/>
              </w:rPr>
              <w:t>5</w:t>
            </w:r>
            <w:r>
              <w:rPr>
                <w:noProof/>
                <w:webHidden/>
              </w:rPr>
              <w:fldChar w:fldCharType="end"/>
            </w:r>
          </w:hyperlink>
        </w:p>
        <w:p w14:paraId="77217094" w14:textId="45FA8C69" w:rsidR="0052092A" w:rsidRDefault="0052092A">
          <w:pPr>
            <w:pStyle w:val="TDC2"/>
            <w:tabs>
              <w:tab w:val="right" w:leader="dot" w:pos="8828"/>
            </w:tabs>
            <w:rPr>
              <w:rFonts w:eastAsiaTheme="minorEastAsia"/>
              <w:b w:val="0"/>
              <w:bCs w:val="0"/>
              <w:noProof/>
              <w:sz w:val="24"/>
              <w:szCs w:val="24"/>
              <w:lang w:val="en-US"/>
            </w:rPr>
          </w:pPr>
          <w:hyperlink w:anchor="_Toc223280012" w:history="1">
            <w:r w:rsidRPr="00EF14D6">
              <w:rPr>
                <w:rStyle w:val="Hipervnculo"/>
                <w:rFonts w:ascii="Arial" w:hAnsi="Arial" w:cs="Arial"/>
                <w:noProof/>
              </w:rPr>
              <w:t>1.1 Características de la computación en la nube</w:t>
            </w:r>
            <w:r>
              <w:rPr>
                <w:noProof/>
                <w:webHidden/>
              </w:rPr>
              <w:tab/>
            </w:r>
            <w:r>
              <w:rPr>
                <w:noProof/>
                <w:webHidden/>
              </w:rPr>
              <w:fldChar w:fldCharType="begin"/>
            </w:r>
            <w:r>
              <w:rPr>
                <w:noProof/>
                <w:webHidden/>
              </w:rPr>
              <w:instrText xml:space="preserve"> PAGEREF _Toc223280012 \h </w:instrText>
            </w:r>
            <w:r>
              <w:rPr>
                <w:noProof/>
                <w:webHidden/>
              </w:rPr>
            </w:r>
            <w:r>
              <w:rPr>
                <w:noProof/>
                <w:webHidden/>
              </w:rPr>
              <w:fldChar w:fldCharType="separate"/>
            </w:r>
            <w:r>
              <w:rPr>
                <w:noProof/>
                <w:webHidden/>
              </w:rPr>
              <w:t>6</w:t>
            </w:r>
            <w:r>
              <w:rPr>
                <w:noProof/>
                <w:webHidden/>
              </w:rPr>
              <w:fldChar w:fldCharType="end"/>
            </w:r>
          </w:hyperlink>
        </w:p>
        <w:p w14:paraId="58E8E456" w14:textId="1316F317" w:rsidR="0052092A" w:rsidRDefault="0052092A">
          <w:pPr>
            <w:pStyle w:val="TDC2"/>
            <w:tabs>
              <w:tab w:val="right" w:leader="dot" w:pos="8828"/>
            </w:tabs>
            <w:rPr>
              <w:rFonts w:eastAsiaTheme="minorEastAsia"/>
              <w:b w:val="0"/>
              <w:bCs w:val="0"/>
              <w:noProof/>
              <w:sz w:val="24"/>
              <w:szCs w:val="24"/>
              <w:lang w:val="en-US"/>
            </w:rPr>
          </w:pPr>
          <w:hyperlink w:anchor="_Toc223280013" w:history="1">
            <w:r w:rsidRPr="00EF14D6">
              <w:rPr>
                <w:rStyle w:val="Hipervnculo"/>
                <w:rFonts w:ascii="Arial" w:hAnsi="Arial" w:cs="Arial"/>
                <w:noProof/>
              </w:rPr>
              <w:t>1.2 Ventajas y desafíos</w:t>
            </w:r>
            <w:r>
              <w:rPr>
                <w:noProof/>
                <w:webHidden/>
              </w:rPr>
              <w:tab/>
            </w:r>
            <w:r>
              <w:rPr>
                <w:noProof/>
                <w:webHidden/>
              </w:rPr>
              <w:fldChar w:fldCharType="begin"/>
            </w:r>
            <w:r>
              <w:rPr>
                <w:noProof/>
                <w:webHidden/>
              </w:rPr>
              <w:instrText xml:space="preserve"> PAGEREF _Toc223280013 \h </w:instrText>
            </w:r>
            <w:r>
              <w:rPr>
                <w:noProof/>
                <w:webHidden/>
              </w:rPr>
            </w:r>
            <w:r>
              <w:rPr>
                <w:noProof/>
                <w:webHidden/>
              </w:rPr>
              <w:fldChar w:fldCharType="separate"/>
            </w:r>
            <w:r>
              <w:rPr>
                <w:noProof/>
                <w:webHidden/>
              </w:rPr>
              <w:t>6</w:t>
            </w:r>
            <w:r>
              <w:rPr>
                <w:noProof/>
                <w:webHidden/>
              </w:rPr>
              <w:fldChar w:fldCharType="end"/>
            </w:r>
          </w:hyperlink>
        </w:p>
        <w:p w14:paraId="798C99C5" w14:textId="135DFD40" w:rsidR="0052092A" w:rsidRDefault="0052092A">
          <w:pPr>
            <w:pStyle w:val="TDC2"/>
            <w:tabs>
              <w:tab w:val="right" w:leader="dot" w:pos="8828"/>
            </w:tabs>
            <w:rPr>
              <w:rFonts w:eastAsiaTheme="minorEastAsia"/>
              <w:b w:val="0"/>
              <w:bCs w:val="0"/>
              <w:noProof/>
              <w:sz w:val="24"/>
              <w:szCs w:val="24"/>
              <w:lang w:val="en-US"/>
            </w:rPr>
          </w:pPr>
          <w:hyperlink w:anchor="_Toc223280014" w:history="1">
            <w:r w:rsidRPr="00EF14D6">
              <w:rPr>
                <w:rStyle w:val="Hipervnculo"/>
                <w:rFonts w:ascii="Arial" w:hAnsi="Arial" w:cs="Arial"/>
                <w:noProof/>
              </w:rPr>
              <w:t>1.3 Modelos de servicio en la nube (IaaS)</w:t>
            </w:r>
            <w:r>
              <w:rPr>
                <w:noProof/>
                <w:webHidden/>
              </w:rPr>
              <w:tab/>
            </w:r>
            <w:r>
              <w:rPr>
                <w:noProof/>
                <w:webHidden/>
              </w:rPr>
              <w:fldChar w:fldCharType="begin"/>
            </w:r>
            <w:r>
              <w:rPr>
                <w:noProof/>
                <w:webHidden/>
              </w:rPr>
              <w:instrText xml:space="preserve"> PAGEREF _Toc223280014 \h </w:instrText>
            </w:r>
            <w:r>
              <w:rPr>
                <w:noProof/>
                <w:webHidden/>
              </w:rPr>
            </w:r>
            <w:r>
              <w:rPr>
                <w:noProof/>
                <w:webHidden/>
              </w:rPr>
              <w:fldChar w:fldCharType="separate"/>
            </w:r>
            <w:r>
              <w:rPr>
                <w:noProof/>
                <w:webHidden/>
              </w:rPr>
              <w:t>6</w:t>
            </w:r>
            <w:r>
              <w:rPr>
                <w:noProof/>
                <w:webHidden/>
              </w:rPr>
              <w:fldChar w:fldCharType="end"/>
            </w:r>
          </w:hyperlink>
        </w:p>
        <w:p w14:paraId="21F4154D" w14:textId="1C36FF3A" w:rsidR="0052092A" w:rsidRDefault="0052092A">
          <w:pPr>
            <w:pStyle w:val="TDC2"/>
            <w:tabs>
              <w:tab w:val="right" w:leader="dot" w:pos="8828"/>
            </w:tabs>
            <w:rPr>
              <w:rFonts w:eastAsiaTheme="minorEastAsia"/>
              <w:b w:val="0"/>
              <w:bCs w:val="0"/>
              <w:noProof/>
              <w:sz w:val="24"/>
              <w:szCs w:val="24"/>
              <w:lang w:val="en-US"/>
            </w:rPr>
          </w:pPr>
          <w:hyperlink w:anchor="_Toc223280015" w:history="1">
            <w:r w:rsidRPr="00EF14D6">
              <w:rPr>
                <w:rStyle w:val="Hipervnculo"/>
                <w:rFonts w:ascii="Arial" w:hAnsi="Arial" w:cs="Arial"/>
                <w:noProof/>
              </w:rPr>
              <w:t>1.4 Patrones de escalabilidad y costos en cargas de reporteo</w:t>
            </w:r>
            <w:r>
              <w:rPr>
                <w:noProof/>
                <w:webHidden/>
              </w:rPr>
              <w:tab/>
            </w:r>
            <w:r>
              <w:rPr>
                <w:noProof/>
                <w:webHidden/>
              </w:rPr>
              <w:fldChar w:fldCharType="begin"/>
            </w:r>
            <w:r>
              <w:rPr>
                <w:noProof/>
                <w:webHidden/>
              </w:rPr>
              <w:instrText xml:space="preserve"> PAGEREF _Toc223280015 \h </w:instrText>
            </w:r>
            <w:r>
              <w:rPr>
                <w:noProof/>
                <w:webHidden/>
              </w:rPr>
            </w:r>
            <w:r>
              <w:rPr>
                <w:noProof/>
                <w:webHidden/>
              </w:rPr>
              <w:fldChar w:fldCharType="separate"/>
            </w:r>
            <w:r>
              <w:rPr>
                <w:noProof/>
                <w:webHidden/>
              </w:rPr>
              <w:t>6</w:t>
            </w:r>
            <w:r>
              <w:rPr>
                <w:noProof/>
                <w:webHidden/>
              </w:rPr>
              <w:fldChar w:fldCharType="end"/>
            </w:r>
          </w:hyperlink>
        </w:p>
        <w:p w14:paraId="2BE1F2D5" w14:textId="25B9A349" w:rsidR="0052092A" w:rsidRDefault="0052092A">
          <w:pPr>
            <w:pStyle w:val="TDC1"/>
            <w:tabs>
              <w:tab w:val="right" w:leader="dot" w:pos="8828"/>
            </w:tabs>
            <w:rPr>
              <w:rFonts w:eastAsiaTheme="minorEastAsia"/>
              <w:b w:val="0"/>
              <w:bCs w:val="0"/>
              <w:i w:val="0"/>
              <w:iCs w:val="0"/>
              <w:noProof/>
              <w:lang w:val="en-US"/>
            </w:rPr>
          </w:pPr>
          <w:hyperlink w:anchor="_Toc223280016" w:history="1">
            <w:r w:rsidRPr="00EF14D6">
              <w:rPr>
                <w:rStyle w:val="Hipervnculo"/>
                <w:rFonts w:ascii="Arial" w:hAnsi="Arial" w:cs="Arial"/>
                <w:noProof/>
              </w:rPr>
              <w:t>2. Reportes en sistemas de información</w:t>
            </w:r>
            <w:r>
              <w:rPr>
                <w:noProof/>
                <w:webHidden/>
              </w:rPr>
              <w:tab/>
            </w:r>
            <w:r>
              <w:rPr>
                <w:noProof/>
                <w:webHidden/>
              </w:rPr>
              <w:fldChar w:fldCharType="begin"/>
            </w:r>
            <w:r>
              <w:rPr>
                <w:noProof/>
                <w:webHidden/>
              </w:rPr>
              <w:instrText xml:space="preserve"> PAGEREF _Toc223280016 \h </w:instrText>
            </w:r>
            <w:r>
              <w:rPr>
                <w:noProof/>
                <w:webHidden/>
              </w:rPr>
            </w:r>
            <w:r>
              <w:rPr>
                <w:noProof/>
                <w:webHidden/>
              </w:rPr>
              <w:fldChar w:fldCharType="separate"/>
            </w:r>
            <w:r>
              <w:rPr>
                <w:noProof/>
                <w:webHidden/>
              </w:rPr>
              <w:t>7</w:t>
            </w:r>
            <w:r>
              <w:rPr>
                <w:noProof/>
                <w:webHidden/>
              </w:rPr>
              <w:fldChar w:fldCharType="end"/>
            </w:r>
          </w:hyperlink>
        </w:p>
        <w:p w14:paraId="162D9047" w14:textId="41775341" w:rsidR="0052092A" w:rsidRDefault="0052092A">
          <w:pPr>
            <w:pStyle w:val="TDC2"/>
            <w:tabs>
              <w:tab w:val="right" w:leader="dot" w:pos="8828"/>
            </w:tabs>
            <w:rPr>
              <w:rFonts w:eastAsiaTheme="minorEastAsia"/>
              <w:b w:val="0"/>
              <w:bCs w:val="0"/>
              <w:noProof/>
              <w:sz w:val="24"/>
              <w:szCs w:val="24"/>
              <w:lang w:val="en-US"/>
            </w:rPr>
          </w:pPr>
          <w:hyperlink w:anchor="_Toc223280017" w:history="1">
            <w:r w:rsidRPr="00EF14D6">
              <w:rPr>
                <w:rStyle w:val="Hipervnculo"/>
                <w:rFonts w:ascii="Arial" w:hAnsi="Arial" w:cs="Arial"/>
                <w:noProof/>
              </w:rPr>
              <w:t>2.1 Funciones principales de los reportes</w:t>
            </w:r>
            <w:r>
              <w:rPr>
                <w:noProof/>
                <w:webHidden/>
              </w:rPr>
              <w:tab/>
            </w:r>
            <w:r>
              <w:rPr>
                <w:noProof/>
                <w:webHidden/>
              </w:rPr>
              <w:fldChar w:fldCharType="begin"/>
            </w:r>
            <w:r>
              <w:rPr>
                <w:noProof/>
                <w:webHidden/>
              </w:rPr>
              <w:instrText xml:space="preserve"> PAGEREF _Toc223280017 \h </w:instrText>
            </w:r>
            <w:r>
              <w:rPr>
                <w:noProof/>
                <w:webHidden/>
              </w:rPr>
            </w:r>
            <w:r>
              <w:rPr>
                <w:noProof/>
                <w:webHidden/>
              </w:rPr>
              <w:fldChar w:fldCharType="separate"/>
            </w:r>
            <w:r>
              <w:rPr>
                <w:noProof/>
                <w:webHidden/>
              </w:rPr>
              <w:t>7</w:t>
            </w:r>
            <w:r>
              <w:rPr>
                <w:noProof/>
                <w:webHidden/>
              </w:rPr>
              <w:fldChar w:fldCharType="end"/>
            </w:r>
          </w:hyperlink>
        </w:p>
        <w:p w14:paraId="6D049E6D" w14:textId="361957D1" w:rsidR="0052092A" w:rsidRDefault="0052092A">
          <w:pPr>
            <w:pStyle w:val="TDC2"/>
            <w:tabs>
              <w:tab w:val="right" w:leader="dot" w:pos="8828"/>
            </w:tabs>
            <w:rPr>
              <w:rFonts w:eastAsiaTheme="minorEastAsia"/>
              <w:b w:val="0"/>
              <w:bCs w:val="0"/>
              <w:noProof/>
              <w:sz w:val="24"/>
              <w:szCs w:val="24"/>
              <w:lang w:val="en-US"/>
            </w:rPr>
          </w:pPr>
          <w:hyperlink w:anchor="_Toc223280018" w:history="1">
            <w:r w:rsidRPr="00EF14D6">
              <w:rPr>
                <w:rStyle w:val="Hipervnculo"/>
                <w:rFonts w:ascii="Arial" w:hAnsi="Arial" w:cs="Arial"/>
                <w:noProof/>
              </w:rPr>
              <w:t>2.2 Eficiencia operativa y sostenibilidad en la generación de reportes</w:t>
            </w:r>
            <w:r>
              <w:rPr>
                <w:noProof/>
                <w:webHidden/>
              </w:rPr>
              <w:tab/>
            </w:r>
            <w:r>
              <w:rPr>
                <w:noProof/>
                <w:webHidden/>
              </w:rPr>
              <w:fldChar w:fldCharType="begin"/>
            </w:r>
            <w:r>
              <w:rPr>
                <w:noProof/>
                <w:webHidden/>
              </w:rPr>
              <w:instrText xml:space="preserve"> PAGEREF _Toc223280018 \h </w:instrText>
            </w:r>
            <w:r>
              <w:rPr>
                <w:noProof/>
                <w:webHidden/>
              </w:rPr>
            </w:r>
            <w:r>
              <w:rPr>
                <w:noProof/>
                <w:webHidden/>
              </w:rPr>
              <w:fldChar w:fldCharType="separate"/>
            </w:r>
            <w:r>
              <w:rPr>
                <w:noProof/>
                <w:webHidden/>
              </w:rPr>
              <w:t>7</w:t>
            </w:r>
            <w:r>
              <w:rPr>
                <w:noProof/>
                <w:webHidden/>
              </w:rPr>
              <w:fldChar w:fldCharType="end"/>
            </w:r>
          </w:hyperlink>
        </w:p>
        <w:p w14:paraId="653EA2FF" w14:textId="2033E4D4" w:rsidR="0052092A" w:rsidRDefault="0052092A">
          <w:pPr>
            <w:pStyle w:val="TDC2"/>
            <w:tabs>
              <w:tab w:val="right" w:leader="dot" w:pos="8828"/>
            </w:tabs>
            <w:rPr>
              <w:rFonts w:eastAsiaTheme="minorEastAsia"/>
              <w:b w:val="0"/>
              <w:bCs w:val="0"/>
              <w:noProof/>
              <w:sz w:val="24"/>
              <w:szCs w:val="24"/>
              <w:lang w:val="en-US"/>
            </w:rPr>
          </w:pPr>
          <w:hyperlink w:anchor="_Toc223280019" w:history="1">
            <w:r w:rsidRPr="00EF14D6">
              <w:rPr>
                <w:rStyle w:val="Hipervnculo"/>
                <w:rFonts w:ascii="Arial" w:hAnsi="Arial" w:cs="Arial"/>
                <w:noProof/>
              </w:rPr>
              <w:t>2.3 Inteligencia de Negocios y Toma de Decisiones Basadas en Reportes</w:t>
            </w:r>
            <w:r>
              <w:rPr>
                <w:noProof/>
                <w:webHidden/>
              </w:rPr>
              <w:tab/>
            </w:r>
            <w:r>
              <w:rPr>
                <w:noProof/>
                <w:webHidden/>
              </w:rPr>
              <w:fldChar w:fldCharType="begin"/>
            </w:r>
            <w:r>
              <w:rPr>
                <w:noProof/>
                <w:webHidden/>
              </w:rPr>
              <w:instrText xml:space="preserve"> PAGEREF _Toc223280019 \h </w:instrText>
            </w:r>
            <w:r>
              <w:rPr>
                <w:noProof/>
                <w:webHidden/>
              </w:rPr>
            </w:r>
            <w:r>
              <w:rPr>
                <w:noProof/>
                <w:webHidden/>
              </w:rPr>
              <w:fldChar w:fldCharType="separate"/>
            </w:r>
            <w:r>
              <w:rPr>
                <w:noProof/>
                <w:webHidden/>
              </w:rPr>
              <w:t>8</w:t>
            </w:r>
            <w:r>
              <w:rPr>
                <w:noProof/>
                <w:webHidden/>
              </w:rPr>
              <w:fldChar w:fldCharType="end"/>
            </w:r>
          </w:hyperlink>
        </w:p>
        <w:p w14:paraId="2F0003F4" w14:textId="47C1D41A" w:rsidR="0052092A" w:rsidRDefault="0052092A">
          <w:pPr>
            <w:pStyle w:val="TDC1"/>
            <w:tabs>
              <w:tab w:val="right" w:leader="dot" w:pos="8828"/>
            </w:tabs>
            <w:rPr>
              <w:rFonts w:eastAsiaTheme="minorEastAsia"/>
              <w:b w:val="0"/>
              <w:bCs w:val="0"/>
              <w:i w:val="0"/>
              <w:iCs w:val="0"/>
              <w:noProof/>
              <w:lang w:val="en-US"/>
            </w:rPr>
          </w:pPr>
          <w:hyperlink w:anchor="_Toc223280020" w:history="1">
            <w:r w:rsidRPr="00EF14D6">
              <w:rPr>
                <w:rStyle w:val="Hipervnculo"/>
                <w:rFonts w:ascii="Arial" w:hAnsi="Arial" w:cs="Arial"/>
                <w:noProof/>
              </w:rPr>
              <w:t>3. Predicción y Forecasting</w:t>
            </w:r>
            <w:r>
              <w:rPr>
                <w:noProof/>
                <w:webHidden/>
              </w:rPr>
              <w:tab/>
            </w:r>
            <w:r>
              <w:rPr>
                <w:noProof/>
                <w:webHidden/>
              </w:rPr>
              <w:fldChar w:fldCharType="begin"/>
            </w:r>
            <w:r>
              <w:rPr>
                <w:noProof/>
                <w:webHidden/>
              </w:rPr>
              <w:instrText xml:space="preserve"> PAGEREF _Toc223280020 \h </w:instrText>
            </w:r>
            <w:r>
              <w:rPr>
                <w:noProof/>
                <w:webHidden/>
              </w:rPr>
            </w:r>
            <w:r>
              <w:rPr>
                <w:noProof/>
                <w:webHidden/>
              </w:rPr>
              <w:fldChar w:fldCharType="separate"/>
            </w:r>
            <w:r>
              <w:rPr>
                <w:noProof/>
                <w:webHidden/>
              </w:rPr>
              <w:t>9</w:t>
            </w:r>
            <w:r>
              <w:rPr>
                <w:noProof/>
                <w:webHidden/>
              </w:rPr>
              <w:fldChar w:fldCharType="end"/>
            </w:r>
          </w:hyperlink>
        </w:p>
        <w:p w14:paraId="2EA47006" w14:textId="0865F9C5" w:rsidR="0052092A" w:rsidRDefault="0052092A">
          <w:pPr>
            <w:pStyle w:val="TDC2"/>
            <w:tabs>
              <w:tab w:val="right" w:leader="dot" w:pos="8828"/>
            </w:tabs>
            <w:rPr>
              <w:rFonts w:eastAsiaTheme="minorEastAsia"/>
              <w:b w:val="0"/>
              <w:bCs w:val="0"/>
              <w:noProof/>
              <w:sz w:val="24"/>
              <w:szCs w:val="24"/>
              <w:lang w:val="en-US"/>
            </w:rPr>
          </w:pPr>
          <w:hyperlink w:anchor="_Toc223280021" w:history="1">
            <w:r w:rsidRPr="00EF14D6">
              <w:rPr>
                <w:rStyle w:val="Hipervnculo"/>
                <w:rFonts w:ascii="Arial" w:hAnsi="Arial" w:cs="Arial"/>
                <w:noProof/>
              </w:rPr>
              <w:t>3.1 Predicción de series temporales</w:t>
            </w:r>
            <w:r>
              <w:rPr>
                <w:noProof/>
                <w:webHidden/>
              </w:rPr>
              <w:tab/>
            </w:r>
            <w:r>
              <w:rPr>
                <w:noProof/>
                <w:webHidden/>
              </w:rPr>
              <w:fldChar w:fldCharType="begin"/>
            </w:r>
            <w:r>
              <w:rPr>
                <w:noProof/>
                <w:webHidden/>
              </w:rPr>
              <w:instrText xml:space="preserve"> PAGEREF _Toc223280021 \h </w:instrText>
            </w:r>
            <w:r>
              <w:rPr>
                <w:noProof/>
                <w:webHidden/>
              </w:rPr>
            </w:r>
            <w:r>
              <w:rPr>
                <w:noProof/>
                <w:webHidden/>
              </w:rPr>
              <w:fldChar w:fldCharType="separate"/>
            </w:r>
            <w:r>
              <w:rPr>
                <w:noProof/>
                <w:webHidden/>
              </w:rPr>
              <w:t>9</w:t>
            </w:r>
            <w:r>
              <w:rPr>
                <w:noProof/>
                <w:webHidden/>
              </w:rPr>
              <w:fldChar w:fldCharType="end"/>
            </w:r>
          </w:hyperlink>
        </w:p>
        <w:p w14:paraId="756A5B7C" w14:textId="640BC153" w:rsidR="0052092A" w:rsidRDefault="0052092A">
          <w:pPr>
            <w:pStyle w:val="TDC2"/>
            <w:tabs>
              <w:tab w:val="right" w:leader="dot" w:pos="8828"/>
            </w:tabs>
            <w:rPr>
              <w:rFonts w:eastAsiaTheme="minorEastAsia"/>
              <w:b w:val="0"/>
              <w:bCs w:val="0"/>
              <w:noProof/>
              <w:sz w:val="24"/>
              <w:szCs w:val="24"/>
              <w:lang w:val="en-US"/>
            </w:rPr>
          </w:pPr>
          <w:hyperlink w:anchor="_Toc223280022" w:history="1">
            <w:r w:rsidRPr="00EF14D6">
              <w:rPr>
                <w:rStyle w:val="Hipervnculo"/>
                <w:rFonts w:ascii="Arial" w:hAnsi="Arial" w:cs="Arial"/>
                <w:noProof/>
              </w:rPr>
              <w:t>3.2 Forecasting empresarial</w:t>
            </w:r>
            <w:r>
              <w:rPr>
                <w:noProof/>
                <w:webHidden/>
              </w:rPr>
              <w:tab/>
            </w:r>
            <w:r>
              <w:rPr>
                <w:noProof/>
                <w:webHidden/>
              </w:rPr>
              <w:fldChar w:fldCharType="begin"/>
            </w:r>
            <w:r>
              <w:rPr>
                <w:noProof/>
                <w:webHidden/>
              </w:rPr>
              <w:instrText xml:space="preserve"> PAGEREF _Toc223280022 \h </w:instrText>
            </w:r>
            <w:r>
              <w:rPr>
                <w:noProof/>
                <w:webHidden/>
              </w:rPr>
            </w:r>
            <w:r>
              <w:rPr>
                <w:noProof/>
                <w:webHidden/>
              </w:rPr>
              <w:fldChar w:fldCharType="separate"/>
            </w:r>
            <w:r>
              <w:rPr>
                <w:noProof/>
                <w:webHidden/>
              </w:rPr>
              <w:t>9</w:t>
            </w:r>
            <w:r>
              <w:rPr>
                <w:noProof/>
                <w:webHidden/>
              </w:rPr>
              <w:fldChar w:fldCharType="end"/>
            </w:r>
          </w:hyperlink>
        </w:p>
        <w:p w14:paraId="0C44A4ED" w14:textId="6FC19AFE" w:rsidR="0052092A" w:rsidRDefault="0052092A">
          <w:pPr>
            <w:pStyle w:val="TDC2"/>
            <w:tabs>
              <w:tab w:val="right" w:leader="dot" w:pos="8828"/>
            </w:tabs>
            <w:rPr>
              <w:rFonts w:eastAsiaTheme="minorEastAsia"/>
              <w:b w:val="0"/>
              <w:bCs w:val="0"/>
              <w:noProof/>
              <w:sz w:val="24"/>
              <w:szCs w:val="24"/>
              <w:lang w:val="en-US"/>
            </w:rPr>
          </w:pPr>
          <w:hyperlink w:anchor="_Toc223280023" w:history="1">
            <w:r w:rsidRPr="00EF14D6">
              <w:rPr>
                <w:rStyle w:val="Hipervnculo"/>
                <w:rFonts w:ascii="Arial" w:hAnsi="Arial" w:cs="Arial"/>
                <w:noProof/>
              </w:rPr>
              <w:t>3.3 Modelos híbridos de forecasting aplicados a la computación en la nube</w:t>
            </w:r>
            <w:r>
              <w:rPr>
                <w:noProof/>
                <w:webHidden/>
              </w:rPr>
              <w:tab/>
            </w:r>
            <w:r>
              <w:rPr>
                <w:noProof/>
                <w:webHidden/>
              </w:rPr>
              <w:fldChar w:fldCharType="begin"/>
            </w:r>
            <w:r>
              <w:rPr>
                <w:noProof/>
                <w:webHidden/>
              </w:rPr>
              <w:instrText xml:space="preserve"> PAGEREF _Toc223280023 \h </w:instrText>
            </w:r>
            <w:r>
              <w:rPr>
                <w:noProof/>
                <w:webHidden/>
              </w:rPr>
            </w:r>
            <w:r>
              <w:rPr>
                <w:noProof/>
                <w:webHidden/>
              </w:rPr>
              <w:fldChar w:fldCharType="separate"/>
            </w:r>
            <w:r>
              <w:rPr>
                <w:noProof/>
                <w:webHidden/>
              </w:rPr>
              <w:t>9</w:t>
            </w:r>
            <w:r>
              <w:rPr>
                <w:noProof/>
                <w:webHidden/>
              </w:rPr>
              <w:fldChar w:fldCharType="end"/>
            </w:r>
          </w:hyperlink>
        </w:p>
        <w:p w14:paraId="4077DBC2" w14:textId="225E6F7C" w:rsidR="0052092A" w:rsidRDefault="0052092A">
          <w:pPr>
            <w:pStyle w:val="TDC2"/>
            <w:tabs>
              <w:tab w:val="right" w:leader="dot" w:pos="8828"/>
            </w:tabs>
            <w:rPr>
              <w:rFonts w:eastAsiaTheme="minorEastAsia"/>
              <w:b w:val="0"/>
              <w:bCs w:val="0"/>
              <w:noProof/>
              <w:sz w:val="24"/>
              <w:szCs w:val="24"/>
              <w:lang w:val="en-US"/>
            </w:rPr>
          </w:pPr>
          <w:hyperlink w:anchor="_Toc223280024" w:history="1">
            <w:r w:rsidRPr="00EF14D6">
              <w:rPr>
                <w:rStyle w:val="Hipervnculo"/>
                <w:rFonts w:ascii="Arial" w:hAnsi="Arial" w:cs="Arial"/>
                <w:noProof/>
              </w:rPr>
              <w:t>3.4 Diseño del dataset para forecasting de demanda/recursos</w:t>
            </w:r>
            <w:r>
              <w:rPr>
                <w:noProof/>
                <w:webHidden/>
              </w:rPr>
              <w:tab/>
            </w:r>
            <w:r>
              <w:rPr>
                <w:noProof/>
                <w:webHidden/>
              </w:rPr>
              <w:fldChar w:fldCharType="begin"/>
            </w:r>
            <w:r>
              <w:rPr>
                <w:noProof/>
                <w:webHidden/>
              </w:rPr>
              <w:instrText xml:space="preserve"> PAGEREF _Toc223280024 \h </w:instrText>
            </w:r>
            <w:r>
              <w:rPr>
                <w:noProof/>
                <w:webHidden/>
              </w:rPr>
            </w:r>
            <w:r>
              <w:rPr>
                <w:noProof/>
                <w:webHidden/>
              </w:rPr>
              <w:fldChar w:fldCharType="separate"/>
            </w:r>
            <w:r>
              <w:rPr>
                <w:noProof/>
                <w:webHidden/>
              </w:rPr>
              <w:t>10</w:t>
            </w:r>
            <w:r>
              <w:rPr>
                <w:noProof/>
                <w:webHidden/>
              </w:rPr>
              <w:fldChar w:fldCharType="end"/>
            </w:r>
          </w:hyperlink>
        </w:p>
        <w:p w14:paraId="51367C24" w14:textId="24B576C3" w:rsidR="0052092A" w:rsidRDefault="0052092A">
          <w:pPr>
            <w:pStyle w:val="TDC2"/>
            <w:tabs>
              <w:tab w:val="right" w:leader="dot" w:pos="8828"/>
            </w:tabs>
            <w:rPr>
              <w:rFonts w:eastAsiaTheme="minorEastAsia"/>
              <w:b w:val="0"/>
              <w:bCs w:val="0"/>
              <w:noProof/>
              <w:sz w:val="24"/>
              <w:szCs w:val="24"/>
              <w:lang w:val="en-US"/>
            </w:rPr>
          </w:pPr>
          <w:hyperlink w:anchor="_Toc223280025" w:history="1">
            <w:r w:rsidRPr="00EF14D6">
              <w:rPr>
                <w:rStyle w:val="Hipervnculo"/>
                <w:rFonts w:ascii="Arial" w:hAnsi="Arial" w:cs="Arial"/>
                <w:noProof/>
              </w:rPr>
              <w:t>3.5 Métodos y estrategias de combinación (ensambles) aplicados al caso</w:t>
            </w:r>
            <w:r>
              <w:rPr>
                <w:noProof/>
                <w:webHidden/>
              </w:rPr>
              <w:tab/>
            </w:r>
            <w:r>
              <w:rPr>
                <w:noProof/>
                <w:webHidden/>
              </w:rPr>
              <w:fldChar w:fldCharType="begin"/>
            </w:r>
            <w:r>
              <w:rPr>
                <w:noProof/>
                <w:webHidden/>
              </w:rPr>
              <w:instrText xml:space="preserve"> PAGEREF _Toc223280025 \h </w:instrText>
            </w:r>
            <w:r>
              <w:rPr>
                <w:noProof/>
                <w:webHidden/>
              </w:rPr>
            </w:r>
            <w:r>
              <w:rPr>
                <w:noProof/>
                <w:webHidden/>
              </w:rPr>
              <w:fldChar w:fldCharType="separate"/>
            </w:r>
            <w:r>
              <w:rPr>
                <w:noProof/>
                <w:webHidden/>
              </w:rPr>
              <w:t>10</w:t>
            </w:r>
            <w:r>
              <w:rPr>
                <w:noProof/>
                <w:webHidden/>
              </w:rPr>
              <w:fldChar w:fldCharType="end"/>
            </w:r>
          </w:hyperlink>
        </w:p>
        <w:p w14:paraId="324542AD" w14:textId="06ED975C" w:rsidR="0052092A" w:rsidRDefault="0052092A">
          <w:pPr>
            <w:pStyle w:val="TDC2"/>
            <w:tabs>
              <w:tab w:val="right" w:leader="dot" w:pos="8828"/>
            </w:tabs>
            <w:rPr>
              <w:rFonts w:eastAsiaTheme="minorEastAsia"/>
              <w:b w:val="0"/>
              <w:bCs w:val="0"/>
              <w:noProof/>
              <w:sz w:val="24"/>
              <w:szCs w:val="24"/>
              <w:lang w:val="en-US"/>
            </w:rPr>
          </w:pPr>
          <w:hyperlink w:anchor="_Toc223280026" w:history="1">
            <w:r w:rsidRPr="00EF14D6">
              <w:rPr>
                <w:rStyle w:val="Hipervnculo"/>
                <w:rFonts w:ascii="Arial" w:hAnsi="Arial" w:cs="Arial"/>
                <w:noProof/>
              </w:rPr>
              <w:t>3.6 Backtesting y validación temporal</w:t>
            </w:r>
            <w:r>
              <w:rPr>
                <w:noProof/>
                <w:webHidden/>
              </w:rPr>
              <w:tab/>
            </w:r>
            <w:r>
              <w:rPr>
                <w:noProof/>
                <w:webHidden/>
              </w:rPr>
              <w:fldChar w:fldCharType="begin"/>
            </w:r>
            <w:r>
              <w:rPr>
                <w:noProof/>
                <w:webHidden/>
              </w:rPr>
              <w:instrText xml:space="preserve"> PAGEREF _Toc223280026 \h </w:instrText>
            </w:r>
            <w:r>
              <w:rPr>
                <w:noProof/>
                <w:webHidden/>
              </w:rPr>
            </w:r>
            <w:r>
              <w:rPr>
                <w:noProof/>
                <w:webHidden/>
              </w:rPr>
              <w:fldChar w:fldCharType="separate"/>
            </w:r>
            <w:r>
              <w:rPr>
                <w:noProof/>
                <w:webHidden/>
              </w:rPr>
              <w:t>10</w:t>
            </w:r>
            <w:r>
              <w:rPr>
                <w:noProof/>
                <w:webHidden/>
              </w:rPr>
              <w:fldChar w:fldCharType="end"/>
            </w:r>
          </w:hyperlink>
        </w:p>
        <w:p w14:paraId="261BB945" w14:textId="6567D6C6" w:rsidR="0052092A" w:rsidRDefault="0052092A">
          <w:pPr>
            <w:pStyle w:val="TDC2"/>
            <w:tabs>
              <w:tab w:val="right" w:leader="dot" w:pos="8828"/>
            </w:tabs>
            <w:rPr>
              <w:rFonts w:eastAsiaTheme="minorEastAsia"/>
              <w:b w:val="0"/>
              <w:bCs w:val="0"/>
              <w:noProof/>
              <w:sz w:val="24"/>
              <w:szCs w:val="24"/>
              <w:lang w:val="en-US"/>
            </w:rPr>
          </w:pPr>
          <w:hyperlink w:anchor="_Toc223280027" w:history="1">
            <w:r w:rsidRPr="00EF14D6">
              <w:rPr>
                <w:rStyle w:val="Hipervnculo"/>
                <w:rFonts w:ascii="Arial" w:hAnsi="Arial" w:cs="Arial"/>
                <w:noProof/>
              </w:rPr>
              <w:t>3.7 Filtrado de ruido antes del modelado (SSA/MSSA)</w:t>
            </w:r>
            <w:r>
              <w:rPr>
                <w:noProof/>
                <w:webHidden/>
              </w:rPr>
              <w:tab/>
            </w:r>
            <w:r>
              <w:rPr>
                <w:noProof/>
                <w:webHidden/>
              </w:rPr>
              <w:fldChar w:fldCharType="begin"/>
            </w:r>
            <w:r>
              <w:rPr>
                <w:noProof/>
                <w:webHidden/>
              </w:rPr>
              <w:instrText xml:space="preserve"> PAGEREF _Toc223280027 \h </w:instrText>
            </w:r>
            <w:r>
              <w:rPr>
                <w:noProof/>
                <w:webHidden/>
              </w:rPr>
            </w:r>
            <w:r>
              <w:rPr>
                <w:noProof/>
                <w:webHidden/>
              </w:rPr>
              <w:fldChar w:fldCharType="separate"/>
            </w:r>
            <w:r>
              <w:rPr>
                <w:noProof/>
                <w:webHidden/>
              </w:rPr>
              <w:t>10</w:t>
            </w:r>
            <w:r>
              <w:rPr>
                <w:noProof/>
                <w:webHidden/>
              </w:rPr>
              <w:fldChar w:fldCharType="end"/>
            </w:r>
          </w:hyperlink>
        </w:p>
        <w:p w14:paraId="109F5E6A" w14:textId="3F91382E" w:rsidR="0052092A" w:rsidRDefault="0052092A">
          <w:pPr>
            <w:pStyle w:val="TDC2"/>
            <w:tabs>
              <w:tab w:val="right" w:leader="dot" w:pos="8828"/>
            </w:tabs>
            <w:rPr>
              <w:rFonts w:eastAsiaTheme="minorEastAsia"/>
              <w:b w:val="0"/>
              <w:bCs w:val="0"/>
              <w:noProof/>
              <w:sz w:val="24"/>
              <w:szCs w:val="24"/>
              <w:lang w:val="en-US"/>
            </w:rPr>
          </w:pPr>
          <w:hyperlink w:anchor="_Toc223280028" w:history="1">
            <w:r w:rsidRPr="00EF14D6">
              <w:rPr>
                <w:rStyle w:val="Hipervnculo"/>
                <w:rFonts w:ascii="Arial" w:hAnsi="Arial" w:cs="Arial"/>
                <w:noProof/>
              </w:rPr>
              <w:t>3.8 Variabilidad, no estacionariedad y adaptación dinámica</w:t>
            </w:r>
            <w:r>
              <w:rPr>
                <w:noProof/>
                <w:webHidden/>
              </w:rPr>
              <w:tab/>
            </w:r>
            <w:r>
              <w:rPr>
                <w:noProof/>
                <w:webHidden/>
              </w:rPr>
              <w:fldChar w:fldCharType="begin"/>
            </w:r>
            <w:r>
              <w:rPr>
                <w:noProof/>
                <w:webHidden/>
              </w:rPr>
              <w:instrText xml:space="preserve"> PAGEREF _Toc223280028 \h </w:instrText>
            </w:r>
            <w:r>
              <w:rPr>
                <w:noProof/>
                <w:webHidden/>
              </w:rPr>
            </w:r>
            <w:r>
              <w:rPr>
                <w:noProof/>
                <w:webHidden/>
              </w:rPr>
              <w:fldChar w:fldCharType="separate"/>
            </w:r>
            <w:r>
              <w:rPr>
                <w:noProof/>
                <w:webHidden/>
              </w:rPr>
              <w:t>11</w:t>
            </w:r>
            <w:r>
              <w:rPr>
                <w:noProof/>
                <w:webHidden/>
              </w:rPr>
              <w:fldChar w:fldCharType="end"/>
            </w:r>
          </w:hyperlink>
        </w:p>
        <w:p w14:paraId="4CF5D3E3" w14:textId="475D6B34" w:rsidR="0052092A" w:rsidRDefault="0052092A">
          <w:pPr>
            <w:pStyle w:val="TDC2"/>
            <w:tabs>
              <w:tab w:val="right" w:leader="dot" w:pos="8828"/>
            </w:tabs>
            <w:rPr>
              <w:rFonts w:eastAsiaTheme="minorEastAsia"/>
              <w:b w:val="0"/>
              <w:bCs w:val="0"/>
              <w:noProof/>
              <w:sz w:val="24"/>
              <w:szCs w:val="24"/>
              <w:lang w:val="en-US"/>
            </w:rPr>
          </w:pPr>
          <w:hyperlink w:anchor="_Toc223280029" w:history="1">
            <w:r w:rsidRPr="00EF14D6">
              <w:rPr>
                <w:rStyle w:val="Hipervnculo"/>
                <w:rFonts w:ascii="Arial" w:hAnsi="Arial" w:cs="Arial"/>
                <w:noProof/>
              </w:rPr>
              <w:t>3.9 Predicciones probabilísticas e intervalos de confianza</w:t>
            </w:r>
            <w:r>
              <w:rPr>
                <w:noProof/>
                <w:webHidden/>
              </w:rPr>
              <w:tab/>
            </w:r>
            <w:r>
              <w:rPr>
                <w:noProof/>
                <w:webHidden/>
              </w:rPr>
              <w:fldChar w:fldCharType="begin"/>
            </w:r>
            <w:r>
              <w:rPr>
                <w:noProof/>
                <w:webHidden/>
              </w:rPr>
              <w:instrText xml:space="preserve"> PAGEREF _Toc223280029 \h </w:instrText>
            </w:r>
            <w:r>
              <w:rPr>
                <w:noProof/>
                <w:webHidden/>
              </w:rPr>
            </w:r>
            <w:r>
              <w:rPr>
                <w:noProof/>
                <w:webHidden/>
              </w:rPr>
              <w:fldChar w:fldCharType="separate"/>
            </w:r>
            <w:r>
              <w:rPr>
                <w:noProof/>
                <w:webHidden/>
              </w:rPr>
              <w:t>11</w:t>
            </w:r>
            <w:r>
              <w:rPr>
                <w:noProof/>
                <w:webHidden/>
              </w:rPr>
              <w:fldChar w:fldCharType="end"/>
            </w:r>
          </w:hyperlink>
        </w:p>
        <w:p w14:paraId="0DCE7AF8" w14:textId="58D99D46" w:rsidR="0052092A" w:rsidRDefault="0052092A">
          <w:pPr>
            <w:pStyle w:val="TDC2"/>
            <w:tabs>
              <w:tab w:val="right" w:leader="dot" w:pos="8828"/>
            </w:tabs>
            <w:rPr>
              <w:rFonts w:eastAsiaTheme="minorEastAsia"/>
              <w:b w:val="0"/>
              <w:bCs w:val="0"/>
              <w:noProof/>
              <w:sz w:val="24"/>
              <w:szCs w:val="24"/>
              <w:lang w:val="en-US"/>
            </w:rPr>
          </w:pPr>
          <w:hyperlink w:anchor="_Toc223280030" w:history="1">
            <w:r w:rsidRPr="00EF14D6">
              <w:rPr>
                <w:rStyle w:val="Hipervnculo"/>
                <w:rFonts w:ascii="Arial" w:hAnsi="Arial" w:cs="Arial"/>
                <w:noProof/>
              </w:rPr>
              <w:t>3.10 Modelos multivariados y correlaciones cruzadas</w:t>
            </w:r>
            <w:r>
              <w:rPr>
                <w:noProof/>
                <w:webHidden/>
              </w:rPr>
              <w:tab/>
            </w:r>
            <w:r>
              <w:rPr>
                <w:noProof/>
                <w:webHidden/>
              </w:rPr>
              <w:fldChar w:fldCharType="begin"/>
            </w:r>
            <w:r>
              <w:rPr>
                <w:noProof/>
                <w:webHidden/>
              </w:rPr>
              <w:instrText xml:space="preserve"> PAGEREF _Toc223280030 \h </w:instrText>
            </w:r>
            <w:r>
              <w:rPr>
                <w:noProof/>
                <w:webHidden/>
              </w:rPr>
            </w:r>
            <w:r>
              <w:rPr>
                <w:noProof/>
                <w:webHidden/>
              </w:rPr>
              <w:fldChar w:fldCharType="separate"/>
            </w:r>
            <w:r>
              <w:rPr>
                <w:noProof/>
                <w:webHidden/>
              </w:rPr>
              <w:t>11</w:t>
            </w:r>
            <w:r>
              <w:rPr>
                <w:noProof/>
                <w:webHidden/>
              </w:rPr>
              <w:fldChar w:fldCharType="end"/>
            </w:r>
          </w:hyperlink>
        </w:p>
        <w:p w14:paraId="455024DB" w14:textId="7BAAE16B" w:rsidR="0052092A" w:rsidRDefault="0052092A">
          <w:pPr>
            <w:pStyle w:val="TDC2"/>
            <w:tabs>
              <w:tab w:val="right" w:leader="dot" w:pos="8828"/>
            </w:tabs>
            <w:rPr>
              <w:rFonts w:eastAsiaTheme="minorEastAsia"/>
              <w:b w:val="0"/>
              <w:bCs w:val="0"/>
              <w:noProof/>
              <w:sz w:val="24"/>
              <w:szCs w:val="24"/>
              <w:lang w:val="en-US"/>
            </w:rPr>
          </w:pPr>
          <w:hyperlink w:anchor="_Toc223280031" w:history="1">
            <w:r w:rsidRPr="00EF14D6">
              <w:rPr>
                <w:rStyle w:val="Hipervnculo"/>
                <w:rFonts w:ascii="Arial" w:hAnsi="Arial" w:cs="Arial"/>
                <w:noProof/>
                <w:lang w:eastAsia="es-MX"/>
              </w:rPr>
              <w:t>3.11 Explicabilidad y trazabilidad del forecasting (XAI)</w:t>
            </w:r>
            <w:r>
              <w:rPr>
                <w:noProof/>
                <w:webHidden/>
              </w:rPr>
              <w:tab/>
            </w:r>
            <w:r>
              <w:rPr>
                <w:noProof/>
                <w:webHidden/>
              </w:rPr>
              <w:fldChar w:fldCharType="begin"/>
            </w:r>
            <w:r>
              <w:rPr>
                <w:noProof/>
                <w:webHidden/>
              </w:rPr>
              <w:instrText xml:space="preserve"> PAGEREF _Toc223280031 \h </w:instrText>
            </w:r>
            <w:r>
              <w:rPr>
                <w:noProof/>
                <w:webHidden/>
              </w:rPr>
            </w:r>
            <w:r>
              <w:rPr>
                <w:noProof/>
                <w:webHidden/>
              </w:rPr>
              <w:fldChar w:fldCharType="separate"/>
            </w:r>
            <w:r>
              <w:rPr>
                <w:noProof/>
                <w:webHidden/>
              </w:rPr>
              <w:t>12</w:t>
            </w:r>
            <w:r>
              <w:rPr>
                <w:noProof/>
                <w:webHidden/>
              </w:rPr>
              <w:fldChar w:fldCharType="end"/>
            </w:r>
          </w:hyperlink>
        </w:p>
        <w:p w14:paraId="2EA2B835" w14:textId="662242A9" w:rsidR="0052092A" w:rsidRDefault="0052092A">
          <w:pPr>
            <w:pStyle w:val="TDC2"/>
            <w:tabs>
              <w:tab w:val="right" w:leader="dot" w:pos="8828"/>
            </w:tabs>
            <w:rPr>
              <w:rFonts w:eastAsiaTheme="minorEastAsia"/>
              <w:b w:val="0"/>
              <w:bCs w:val="0"/>
              <w:noProof/>
              <w:sz w:val="24"/>
              <w:szCs w:val="24"/>
              <w:lang w:val="en-US"/>
            </w:rPr>
          </w:pPr>
          <w:hyperlink w:anchor="_Toc223280032" w:history="1">
            <w:r w:rsidRPr="00EF14D6">
              <w:rPr>
                <w:rStyle w:val="Hipervnculo"/>
                <w:rFonts w:ascii="Arial" w:hAnsi="Arial" w:cs="Arial"/>
                <w:noProof/>
                <w:lang w:eastAsia="es-MX"/>
              </w:rPr>
              <w:t>3.12 Ecosistema Python para Forecasting y Detección de Anomalías</w:t>
            </w:r>
            <w:r>
              <w:rPr>
                <w:noProof/>
                <w:webHidden/>
              </w:rPr>
              <w:tab/>
            </w:r>
            <w:r>
              <w:rPr>
                <w:noProof/>
                <w:webHidden/>
              </w:rPr>
              <w:fldChar w:fldCharType="begin"/>
            </w:r>
            <w:r>
              <w:rPr>
                <w:noProof/>
                <w:webHidden/>
              </w:rPr>
              <w:instrText xml:space="preserve"> PAGEREF _Toc223280032 \h </w:instrText>
            </w:r>
            <w:r>
              <w:rPr>
                <w:noProof/>
                <w:webHidden/>
              </w:rPr>
            </w:r>
            <w:r>
              <w:rPr>
                <w:noProof/>
                <w:webHidden/>
              </w:rPr>
              <w:fldChar w:fldCharType="separate"/>
            </w:r>
            <w:r>
              <w:rPr>
                <w:noProof/>
                <w:webHidden/>
              </w:rPr>
              <w:t>12</w:t>
            </w:r>
            <w:r>
              <w:rPr>
                <w:noProof/>
                <w:webHidden/>
              </w:rPr>
              <w:fldChar w:fldCharType="end"/>
            </w:r>
          </w:hyperlink>
        </w:p>
        <w:p w14:paraId="33818A25" w14:textId="617A9E55" w:rsidR="0052092A" w:rsidRDefault="0052092A">
          <w:pPr>
            <w:pStyle w:val="TDC2"/>
            <w:tabs>
              <w:tab w:val="right" w:leader="dot" w:pos="8828"/>
            </w:tabs>
            <w:rPr>
              <w:rFonts w:eastAsiaTheme="minorEastAsia"/>
              <w:b w:val="0"/>
              <w:bCs w:val="0"/>
              <w:noProof/>
              <w:sz w:val="24"/>
              <w:szCs w:val="24"/>
              <w:lang w:val="en-US"/>
            </w:rPr>
          </w:pPr>
          <w:hyperlink w:anchor="_Toc223280033" w:history="1">
            <w:r w:rsidRPr="00EF14D6">
              <w:rPr>
                <w:rStyle w:val="Hipervnculo"/>
                <w:rFonts w:ascii="Arial" w:hAnsi="Arial" w:cs="Arial"/>
                <w:noProof/>
                <w:lang w:eastAsia="es-MX"/>
              </w:rPr>
              <w:t>3.14 Teoría de la Variabilidad y Estacionalidad en Sistemas Computacionales</w:t>
            </w:r>
            <w:r>
              <w:rPr>
                <w:noProof/>
                <w:webHidden/>
              </w:rPr>
              <w:tab/>
            </w:r>
            <w:r>
              <w:rPr>
                <w:noProof/>
                <w:webHidden/>
              </w:rPr>
              <w:fldChar w:fldCharType="begin"/>
            </w:r>
            <w:r>
              <w:rPr>
                <w:noProof/>
                <w:webHidden/>
              </w:rPr>
              <w:instrText xml:space="preserve"> PAGEREF _Toc223280033 \h </w:instrText>
            </w:r>
            <w:r>
              <w:rPr>
                <w:noProof/>
                <w:webHidden/>
              </w:rPr>
            </w:r>
            <w:r>
              <w:rPr>
                <w:noProof/>
                <w:webHidden/>
              </w:rPr>
              <w:fldChar w:fldCharType="separate"/>
            </w:r>
            <w:r>
              <w:rPr>
                <w:noProof/>
                <w:webHidden/>
              </w:rPr>
              <w:t>13</w:t>
            </w:r>
            <w:r>
              <w:rPr>
                <w:noProof/>
                <w:webHidden/>
              </w:rPr>
              <w:fldChar w:fldCharType="end"/>
            </w:r>
          </w:hyperlink>
        </w:p>
        <w:p w14:paraId="0B9D6C76" w14:textId="31DA8E0F" w:rsidR="0052092A" w:rsidRDefault="0052092A">
          <w:pPr>
            <w:pStyle w:val="TDC2"/>
            <w:tabs>
              <w:tab w:val="right" w:leader="dot" w:pos="8828"/>
            </w:tabs>
            <w:rPr>
              <w:rFonts w:eastAsiaTheme="minorEastAsia"/>
              <w:b w:val="0"/>
              <w:bCs w:val="0"/>
              <w:noProof/>
              <w:sz w:val="24"/>
              <w:szCs w:val="24"/>
              <w:lang w:val="en-US"/>
            </w:rPr>
          </w:pPr>
          <w:hyperlink w:anchor="_Toc223280034" w:history="1">
            <w:r w:rsidRPr="00EF14D6">
              <w:rPr>
                <w:rStyle w:val="Hipervnculo"/>
                <w:rFonts w:ascii="Arial" w:hAnsi="Arial" w:cs="Arial"/>
                <w:noProof/>
                <w:lang w:eastAsia="es-MX"/>
              </w:rPr>
              <w:t>3.15 Teoría del Ruido y su Impacto en Series Temporales Operativas</w:t>
            </w:r>
            <w:r>
              <w:rPr>
                <w:noProof/>
                <w:webHidden/>
              </w:rPr>
              <w:tab/>
            </w:r>
            <w:r>
              <w:rPr>
                <w:noProof/>
                <w:webHidden/>
              </w:rPr>
              <w:fldChar w:fldCharType="begin"/>
            </w:r>
            <w:r>
              <w:rPr>
                <w:noProof/>
                <w:webHidden/>
              </w:rPr>
              <w:instrText xml:space="preserve"> PAGEREF _Toc223280034 \h </w:instrText>
            </w:r>
            <w:r>
              <w:rPr>
                <w:noProof/>
                <w:webHidden/>
              </w:rPr>
            </w:r>
            <w:r>
              <w:rPr>
                <w:noProof/>
                <w:webHidden/>
              </w:rPr>
              <w:fldChar w:fldCharType="separate"/>
            </w:r>
            <w:r>
              <w:rPr>
                <w:noProof/>
                <w:webHidden/>
              </w:rPr>
              <w:t>14</w:t>
            </w:r>
            <w:r>
              <w:rPr>
                <w:noProof/>
                <w:webHidden/>
              </w:rPr>
              <w:fldChar w:fldCharType="end"/>
            </w:r>
          </w:hyperlink>
        </w:p>
        <w:p w14:paraId="31569521" w14:textId="1E6BDF0C" w:rsidR="0052092A" w:rsidRDefault="0052092A">
          <w:pPr>
            <w:pStyle w:val="TDC1"/>
            <w:tabs>
              <w:tab w:val="right" w:leader="dot" w:pos="8828"/>
            </w:tabs>
            <w:rPr>
              <w:rFonts w:eastAsiaTheme="minorEastAsia"/>
              <w:b w:val="0"/>
              <w:bCs w:val="0"/>
              <w:i w:val="0"/>
              <w:iCs w:val="0"/>
              <w:noProof/>
              <w:lang w:val="en-US"/>
            </w:rPr>
          </w:pPr>
          <w:hyperlink w:anchor="_Toc223280035" w:history="1">
            <w:r w:rsidRPr="00EF14D6">
              <w:rPr>
                <w:rStyle w:val="Hipervnculo"/>
                <w:rFonts w:ascii="Arial" w:hAnsi="Arial" w:cs="Arial"/>
                <w:noProof/>
              </w:rPr>
              <w:t>4. Detección de anomalías</w:t>
            </w:r>
            <w:r>
              <w:rPr>
                <w:noProof/>
                <w:webHidden/>
              </w:rPr>
              <w:tab/>
            </w:r>
            <w:r>
              <w:rPr>
                <w:noProof/>
                <w:webHidden/>
              </w:rPr>
              <w:fldChar w:fldCharType="begin"/>
            </w:r>
            <w:r>
              <w:rPr>
                <w:noProof/>
                <w:webHidden/>
              </w:rPr>
              <w:instrText xml:space="preserve"> PAGEREF _Toc223280035 \h </w:instrText>
            </w:r>
            <w:r>
              <w:rPr>
                <w:noProof/>
                <w:webHidden/>
              </w:rPr>
            </w:r>
            <w:r>
              <w:rPr>
                <w:noProof/>
                <w:webHidden/>
              </w:rPr>
              <w:fldChar w:fldCharType="separate"/>
            </w:r>
            <w:r>
              <w:rPr>
                <w:noProof/>
                <w:webHidden/>
              </w:rPr>
              <w:t>15</w:t>
            </w:r>
            <w:r>
              <w:rPr>
                <w:noProof/>
                <w:webHidden/>
              </w:rPr>
              <w:fldChar w:fldCharType="end"/>
            </w:r>
          </w:hyperlink>
        </w:p>
        <w:p w14:paraId="61A3D78C" w14:textId="02BC0293" w:rsidR="0052092A" w:rsidRDefault="0052092A">
          <w:pPr>
            <w:pStyle w:val="TDC2"/>
            <w:tabs>
              <w:tab w:val="right" w:leader="dot" w:pos="8828"/>
            </w:tabs>
            <w:rPr>
              <w:rFonts w:eastAsiaTheme="minorEastAsia"/>
              <w:b w:val="0"/>
              <w:bCs w:val="0"/>
              <w:noProof/>
              <w:sz w:val="24"/>
              <w:szCs w:val="24"/>
              <w:lang w:val="en-US"/>
            </w:rPr>
          </w:pPr>
          <w:hyperlink w:anchor="_Toc223280036" w:history="1">
            <w:r w:rsidRPr="00EF14D6">
              <w:rPr>
                <w:rStyle w:val="Hipervnculo"/>
                <w:rFonts w:ascii="Arial" w:hAnsi="Arial" w:cs="Arial"/>
                <w:noProof/>
              </w:rPr>
              <w:t>4.1 Concepto de falla y degradación en sistemas computacionales</w:t>
            </w:r>
            <w:r>
              <w:rPr>
                <w:noProof/>
                <w:webHidden/>
              </w:rPr>
              <w:tab/>
            </w:r>
            <w:r>
              <w:rPr>
                <w:noProof/>
                <w:webHidden/>
              </w:rPr>
              <w:fldChar w:fldCharType="begin"/>
            </w:r>
            <w:r>
              <w:rPr>
                <w:noProof/>
                <w:webHidden/>
              </w:rPr>
              <w:instrText xml:space="preserve"> PAGEREF _Toc223280036 \h </w:instrText>
            </w:r>
            <w:r>
              <w:rPr>
                <w:noProof/>
                <w:webHidden/>
              </w:rPr>
            </w:r>
            <w:r>
              <w:rPr>
                <w:noProof/>
                <w:webHidden/>
              </w:rPr>
              <w:fldChar w:fldCharType="separate"/>
            </w:r>
            <w:r>
              <w:rPr>
                <w:noProof/>
                <w:webHidden/>
              </w:rPr>
              <w:t>15</w:t>
            </w:r>
            <w:r>
              <w:rPr>
                <w:noProof/>
                <w:webHidden/>
              </w:rPr>
              <w:fldChar w:fldCharType="end"/>
            </w:r>
          </w:hyperlink>
        </w:p>
        <w:p w14:paraId="6590F76A" w14:textId="1023860B" w:rsidR="0052092A" w:rsidRDefault="0052092A">
          <w:pPr>
            <w:pStyle w:val="TDC2"/>
            <w:tabs>
              <w:tab w:val="right" w:leader="dot" w:pos="8828"/>
            </w:tabs>
            <w:rPr>
              <w:rFonts w:eastAsiaTheme="minorEastAsia"/>
              <w:b w:val="0"/>
              <w:bCs w:val="0"/>
              <w:noProof/>
              <w:sz w:val="24"/>
              <w:szCs w:val="24"/>
              <w:lang w:val="en-US"/>
            </w:rPr>
          </w:pPr>
          <w:hyperlink w:anchor="_Toc223280037" w:history="1">
            <w:r w:rsidRPr="00EF14D6">
              <w:rPr>
                <w:rStyle w:val="Hipervnculo"/>
                <w:rFonts w:ascii="Arial" w:hAnsi="Arial" w:cs="Arial"/>
                <w:noProof/>
              </w:rPr>
              <w:t>4.2 Procesos de degradación en sistemas distribuidos e IaaS</w:t>
            </w:r>
            <w:r>
              <w:rPr>
                <w:noProof/>
                <w:webHidden/>
              </w:rPr>
              <w:tab/>
            </w:r>
            <w:r>
              <w:rPr>
                <w:noProof/>
                <w:webHidden/>
              </w:rPr>
              <w:fldChar w:fldCharType="begin"/>
            </w:r>
            <w:r>
              <w:rPr>
                <w:noProof/>
                <w:webHidden/>
              </w:rPr>
              <w:instrText xml:space="preserve"> PAGEREF _Toc223280037 \h </w:instrText>
            </w:r>
            <w:r>
              <w:rPr>
                <w:noProof/>
                <w:webHidden/>
              </w:rPr>
            </w:r>
            <w:r>
              <w:rPr>
                <w:noProof/>
                <w:webHidden/>
              </w:rPr>
              <w:fldChar w:fldCharType="separate"/>
            </w:r>
            <w:r>
              <w:rPr>
                <w:noProof/>
                <w:webHidden/>
              </w:rPr>
              <w:t>15</w:t>
            </w:r>
            <w:r>
              <w:rPr>
                <w:noProof/>
                <w:webHidden/>
              </w:rPr>
              <w:fldChar w:fldCharType="end"/>
            </w:r>
          </w:hyperlink>
        </w:p>
        <w:p w14:paraId="05708A62" w14:textId="730971DC" w:rsidR="0052092A" w:rsidRDefault="0052092A">
          <w:pPr>
            <w:pStyle w:val="TDC2"/>
            <w:tabs>
              <w:tab w:val="right" w:leader="dot" w:pos="8828"/>
            </w:tabs>
            <w:rPr>
              <w:rFonts w:eastAsiaTheme="minorEastAsia"/>
              <w:b w:val="0"/>
              <w:bCs w:val="0"/>
              <w:noProof/>
              <w:sz w:val="24"/>
              <w:szCs w:val="24"/>
              <w:lang w:val="en-US"/>
            </w:rPr>
          </w:pPr>
          <w:hyperlink w:anchor="_Toc223280038" w:history="1">
            <w:r w:rsidRPr="00EF14D6">
              <w:rPr>
                <w:rStyle w:val="Hipervnculo"/>
                <w:rFonts w:ascii="Arial" w:hAnsi="Arial" w:cs="Arial"/>
                <w:noProof/>
              </w:rPr>
              <w:t>4.3 Modelos matemáticos de fallas</w:t>
            </w:r>
            <w:r>
              <w:rPr>
                <w:noProof/>
                <w:webHidden/>
              </w:rPr>
              <w:tab/>
            </w:r>
            <w:r>
              <w:rPr>
                <w:noProof/>
                <w:webHidden/>
              </w:rPr>
              <w:fldChar w:fldCharType="begin"/>
            </w:r>
            <w:r>
              <w:rPr>
                <w:noProof/>
                <w:webHidden/>
              </w:rPr>
              <w:instrText xml:space="preserve"> PAGEREF _Toc223280038 \h </w:instrText>
            </w:r>
            <w:r>
              <w:rPr>
                <w:noProof/>
                <w:webHidden/>
              </w:rPr>
            </w:r>
            <w:r>
              <w:rPr>
                <w:noProof/>
                <w:webHidden/>
              </w:rPr>
              <w:fldChar w:fldCharType="separate"/>
            </w:r>
            <w:r>
              <w:rPr>
                <w:noProof/>
                <w:webHidden/>
              </w:rPr>
              <w:t>16</w:t>
            </w:r>
            <w:r>
              <w:rPr>
                <w:noProof/>
                <w:webHidden/>
              </w:rPr>
              <w:fldChar w:fldCharType="end"/>
            </w:r>
          </w:hyperlink>
        </w:p>
        <w:p w14:paraId="49798228" w14:textId="65A262DC" w:rsidR="0052092A" w:rsidRDefault="0052092A">
          <w:pPr>
            <w:pStyle w:val="TDC2"/>
            <w:tabs>
              <w:tab w:val="right" w:leader="dot" w:pos="8828"/>
            </w:tabs>
            <w:rPr>
              <w:rFonts w:eastAsiaTheme="minorEastAsia"/>
              <w:b w:val="0"/>
              <w:bCs w:val="0"/>
              <w:noProof/>
              <w:sz w:val="24"/>
              <w:szCs w:val="24"/>
              <w:lang w:val="en-US"/>
            </w:rPr>
          </w:pPr>
          <w:hyperlink w:anchor="_Toc223280039" w:history="1">
            <w:r w:rsidRPr="00EF14D6">
              <w:rPr>
                <w:rStyle w:val="Hipervnculo"/>
                <w:rFonts w:ascii="Arial" w:hAnsi="Arial" w:cs="Arial"/>
                <w:noProof/>
              </w:rPr>
              <w:t>4.4 Degradación inducida por carga y relación con forecasting</w:t>
            </w:r>
            <w:r>
              <w:rPr>
                <w:noProof/>
                <w:webHidden/>
              </w:rPr>
              <w:tab/>
            </w:r>
            <w:r>
              <w:rPr>
                <w:noProof/>
                <w:webHidden/>
              </w:rPr>
              <w:fldChar w:fldCharType="begin"/>
            </w:r>
            <w:r>
              <w:rPr>
                <w:noProof/>
                <w:webHidden/>
              </w:rPr>
              <w:instrText xml:space="preserve"> PAGEREF _Toc223280039 \h </w:instrText>
            </w:r>
            <w:r>
              <w:rPr>
                <w:noProof/>
                <w:webHidden/>
              </w:rPr>
            </w:r>
            <w:r>
              <w:rPr>
                <w:noProof/>
                <w:webHidden/>
              </w:rPr>
              <w:fldChar w:fldCharType="separate"/>
            </w:r>
            <w:r>
              <w:rPr>
                <w:noProof/>
                <w:webHidden/>
              </w:rPr>
              <w:t>17</w:t>
            </w:r>
            <w:r>
              <w:rPr>
                <w:noProof/>
                <w:webHidden/>
              </w:rPr>
              <w:fldChar w:fldCharType="end"/>
            </w:r>
          </w:hyperlink>
        </w:p>
        <w:p w14:paraId="558306FB" w14:textId="151284FD" w:rsidR="0052092A" w:rsidRDefault="0052092A">
          <w:pPr>
            <w:pStyle w:val="TDC2"/>
            <w:tabs>
              <w:tab w:val="right" w:leader="dot" w:pos="8828"/>
            </w:tabs>
            <w:rPr>
              <w:rFonts w:eastAsiaTheme="minorEastAsia"/>
              <w:b w:val="0"/>
              <w:bCs w:val="0"/>
              <w:noProof/>
              <w:sz w:val="24"/>
              <w:szCs w:val="24"/>
              <w:lang w:val="en-US"/>
            </w:rPr>
          </w:pPr>
          <w:hyperlink w:anchor="_Toc223280040" w:history="1">
            <w:r w:rsidRPr="00EF14D6">
              <w:rPr>
                <w:rStyle w:val="Hipervnculo"/>
                <w:rFonts w:ascii="Arial" w:hAnsi="Arial" w:cs="Arial"/>
                <w:noProof/>
              </w:rPr>
              <w:t>4.5 Relación con la detección de anomalías</w:t>
            </w:r>
            <w:r>
              <w:rPr>
                <w:noProof/>
                <w:webHidden/>
              </w:rPr>
              <w:tab/>
            </w:r>
            <w:r>
              <w:rPr>
                <w:noProof/>
                <w:webHidden/>
              </w:rPr>
              <w:fldChar w:fldCharType="begin"/>
            </w:r>
            <w:r>
              <w:rPr>
                <w:noProof/>
                <w:webHidden/>
              </w:rPr>
              <w:instrText xml:space="preserve"> PAGEREF _Toc223280040 \h </w:instrText>
            </w:r>
            <w:r>
              <w:rPr>
                <w:noProof/>
                <w:webHidden/>
              </w:rPr>
            </w:r>
            <w:r>
              <w:rPr>
                <w:noProof/>
                <w:webHidden/>
              </w:rPr>
              <w:fldChar w:fldCharType="separate"/>
            </w:r>
            <w:r>
              <w:rPr>
                <w:noProof/>
                <w:webHidden/>
              </w:rPr>
              <w:t>17</w:t>
            </w:r>
            <w:r>
              <w:rPr>
                <w:noProof/>
                <w:webHidden/>
              </w:rPr>
              <w:fldChar w:fldCharType="end"/>
            </w:r>
          </w:hyperlink>
        </w:p>
        <w:p w14:paraId="1EAFABD8" w14:textId="341AA582" w:rsidR="0052092A" w:rsidRDefault="0052092A">
          <w:pPr>
            <w:pStyle w:val="TDC1"/>
            <w:tabs>
              <w:tab w:val="right" w:leader="dot" w:pos="8828"/>
            </w:tabs>
            <w:rPr>
              <w:rFonts w:eastAsiaTheme="minorEastAsia"/>
              <w:b w:val="0"/>
              <w:bCs w:val="0"/>
              <w:i w:val="0"/>
              <w:iCs w:val="0"/>
              <w:noProof/>
              <w:lang w:val="en-US"/>
            </w:rPr>
          </w:pPr>
          <w:hyperlink w:anchor="_Toc223280041" w:history="1">
            <w:r w:rsidRPr="00EF14D6">
              <w:rPr>
                <w:rStyle w:val="Hipervnculo"/>
                <w:rFonts w:ascii="Arial" w:hAnsi="Arial" w:cs="Arial"/>
                <w:noProof/>
              </w:rPr>
              <w:t>5. Anomalias</w:t>
            </w:r>
            <w:r>
              <w:rPr>
                <w:noProof/>
                <w:webHidden/>
              </w:rPr>
              <w:tab/>
            </w:r>
            <w:r>
              <w:rPr>
                <w:noProof/>
                <w:webHidden/>
              </w:rPr>
              <w:fldChar w:fldCharType="begin"/>
            </w:r>
            <w:r>
              <w:rPr>
                <w:noProof/>
                <w:webHidden/>
              </w:rPr>
              <w:instrText xml:space="preserve"> PAGEREF _Toc223280041 \h </w:instrText>
            </w:r>
            <w:r>
              <w:rPr>
                <w:noProof/>
                <w:webHidden/>
              </w:rPr>
            </w:r>
            <w:r>
              <w:rPr>
                <w:noProof/>
                <w:webHidden/>
              </w:rPr>
              <w:fldChar w:fldCharType="separate"/>
            </w:r>
            <w:r>
              <w:rPr>
                <w:noProof/>
                <w:webHidden/>
              </w:rPr>
              <w:t>17</w:t>
            </w:r>
            <w:r>
              <w:rPr>
                <w:noProof/>
                <w:webHidden/>
              </w:rPr>
              <w:fldChar w:fldCharType="end"/>
            </w:r>
          </w:hyperlink>
        </w:p>
        <w:p w14:paraId="54603D15" w14:textId="6ED32942" w:rsidR="0052092A" w:rsidRDefault="0052092A">
          <w:pPr>
            <w:pStyle w:val="TDC2"/>
            <w:tabs>
              <w:tab w:val="right" w:leader="dot" w:pos="8828"/>
            </w:tabs>
            <w:rPr>
              <w:rFonts w:eastAsiaTheme="minorEastAsia"/>
              <w:b w:val="0"/>
              <w:bCs w:val="0"/>
              <w:noProof/>
              <w:sz w:val="24"/>
              <w:szCs w:val="24"/>
              <w:lang w:val="en-US"/>
            </w:rPr>
          </w:pPr>
          <w:hyperlink w:anchor="_Toc223280042" w:history="1">
            <w:r w:rsidRPr="00EF14D6">
              <w:rPr>
                <w:rStyle w:val="Hipervnculo"/>
                <w:rFonts w:ascii="Arial" w:hAnsi="Arial" w:cs="Arial"/>
                <w:noProof/>
              </w:rPr>
              <w:t>5.1 Tipos de anomalías</w:t>
            </w:r>
            <w:r>
              <w:rPr>
                <w:noProof/>
                <w:webHidden/>
              </w:rPr>
              <w:tab/>
            </w:r>
            <w:r>
              <w:rPr>
                <w:noProof/>
                <w:webHidden/>
              </w:rPr>
              <w:fldChar w:fldCharType="begin"/>
            </w:r>
            <w:r>
              <w:rPr>
                <w:noProof/>
                <w:webHidden/>
              </w:rPr>
              <w:instrText xml:space="preserve"> PAGEREF _Toc223280042 \h </w:instrText>
            </w:r>
            <w:r>
              <w:rPr>
                <w:noProof/>
                <w:webHidden/>
              </w:rPr>
            </w:r>
            <w:r>
              <w:rPr>
                <w:noProof/>
                <w:webHidden/>
              </w:rPr>
              <w:fldChar w:fldCharType="separate"/>
            </w:r>
            <w:r>
              <w:rPr>
                <w:noProof/>
                <w:webHidden/>
              </w:rPr>
              <w:t>17</w:t>
            </w:r>
            <w:r>
              <w:rPr>
                <w:noProof/>
                <w:webHidden/>
              </w:rPr>
              <w:fldChar w:fldCharType="end"/>
            </w:r>
          </w:hyperlink>
        </w:p>
        <w:p w14:paraId="0B1430A3" w14:textId="5652D238" w:rsidR="0052092A" w:rsidRDefault="0052092A">
          <w:pPr>
            <w:pStyle w:val="TDC2"/>
            <w:tabs>
              <w:tab w:val="right" w:leader="dot" w:pos="8828"/>
            </w:tabs>
            <w:rPr>
              <w:rFonts w:eastAsiaTheme="minorEastAsia"/>
              <w:b w:val="0"/>
              <w:bCs w:val="0"/>
              <w:noProof/>
              <w:sz w:val="24"/>
              <w:szCs w:val="24"/>
              <w:lang w:val="en-US"/>
            </w:rPr>
          </w:pPr>
          <w:hyperlink w:anchor="_Toc223280043" w:history="1">
            <w:r w:rsidRPr="00EF14D6">
              <w:rPr>
                <w:rStyle w:val="Hipervnculo"/>
                <w:rFonts w:ascii="Arial" w:hAnsi="Arial" w:cs="Arial"/>
                <w:noProof/>
              </w:rPr>
              <w:t>5.2 Métodos de detección</w:t>
            </w:r>
            <w:r>
              <w:rPr>
                <w:noProof/>
                <w:webHidden/>
              </w:rPr>
              <w:tab/>
            </w:r>
            <w:r>
              <w:rPr>
                <w:noProof/>
                <w:webHidden/>
              </w:rPr>
              <w:fldChar w:fldCharType="begin"/>
            </w:r>
            <w:r>
              <w:rPr>
                <w:noProof/>
                <w:webHidden/>
              </w:rPr>
              <w:instrText xml:space="preserve"> PAGEREF _Toc223280043 \h </w:instrText>
            </w:r>
            <w:r>
              <w:rPr>
                <w:noProof/>
                <w:webHidden/>
              </w:rPr>
            </w:r>
            <w:r>
              <w:rPr>
                <w:noProof/>
                <w:webHidden/>
              </w:rPr>
              <w:fldChar w:fldCharType="separate"/>
            </w:r>
            <w:r>
              <w:rPr>
                <w:noProof/>
                <w:webHidden/>
              </w:rPr>
              <w:t>17</w:t>
            </w:r>
            <w:r>
              <w:rPr>
                <w:noProof/>
                <w:webHidden/>
              </w:rPr>
              <w:fldChar w:fldCharType="end"/>
            </w:r>
          </w:hyperlink>
        </w:p>
        <w:p w14:paraId="209AA72C" w14:textId="33805FB4" w:rsidR="0052092A" w:rsidRDefault="0052092A">
          <w:pPr>
            <w:pStyle w:val="TDC2"/>
            <w:tabs>
              <w:tab w:val="right" w:leader="dot" w:pos="8828"/>
            </w:tabs>
            <w:rPr>
              <w:rFonts w:eastAsiaTheme="minorEastAsia"/>
              <w:b w:val="0"/>
              <w:bCs w:val="0"/>
              <w:noProof/>
              <w:sz w:val="24"/>
              <w:szCs w:val="24"/>
              <w:lang w:val="en-US"/>
            </w:rPr>
          </w:pPr>
          <w:hyperlink w:anchor="_Toc223280044" w:history="1">
            <w:r w:rsidRPr="00EF14D6">
              <w:rPr>
                <w:rStyle w:val="Hipervnculo"/>
                <w:rFonts w:ascii="Arial" w:hAnsi="Arial" w:cs="Arial"/>
                <w:noProof/>
              </w:rPr>
              <w:t>5.3 Algoritmos prácticos para la detección de anomalías (por reporte y por clúster)</w:t>
            </w:r>
            <w:r>
              <w:rPr>
                <w:noProof/>
                <w:webHidden/>
              </w:rPr>
              <w:tab/>
            </w:r>
            <w:r>
              <w:rPr>
                <w:noProof/>
                <w:webHidden/>
              </w:rPr>
              <w:fldChar w:fldCharType="begin"/>
            </w:r>
            <w:r>
              <w:rPr>
                <w:noProof/>
                <w:webHidden/>
              </w:rPr>
              <w:instrText xml:space="preserve"> PAGEREF _Toc223280044 \h </w:instrText>
            </w:r>
            <w:r>
              <w:rPr>
                <w:noProof/>
                <w:webHidden/>
              </w:rPr>
            </w:r>
            <w:r>
              <w:rPr>
                <w:noProof/>
                <w:webHidden/>
              </w:rPr>
              <w:fldChar w:fldCharType="separate"/>
            </w:r>
            <w:r>
              <w:rPr>
                <w:noProof/>
                <w:webHidden/>
              </w:rPr>
              <w:t>18</w:t>
            </w:r>
            <w:r>
              <w:rPr>
                <w:noProof/>
                <w:webHidden/>
              </w:rPr>
              <w:fldChar w:fldCharType="end"/>
            </w:r>
          </w:hyperlink>
        </w:p>
        <w:p w14:paraId="680C012C" w14:textId="77A4D46C" w:rsidR="0052092A" w:rsidRDefault="0052092A">
          <w:pPr>
            <w:pStyle w:val="TDC2"/>
            <w:tabs>
              <w:tab w:val="right" w:leader="dot" w:pos="8828"/>
            </w:tabs>
            <w:rPr>
              <w:rFonts w:eastAsiaTheme="minorEastAsia"/>
              <w:b w:val="0"/>
              <w:bCs w:val="0"/>
              <w:noProof/>
              <w:sz w:val="24"/>
              <w:szCs w:val="24"/>
              <w:lang w:val="en-US"/>
            </w:rPr>
          </w:pPr>
          <w:hyperlink w:anchor="_Toc223280045" w:history="1">
            <w:r w:rsidRPr="00EF14D6">
              <w:rPr>
                <w:rStyle w:val="Hipervnculo"/>
                <w:rFonts w:ascii="Arial" w:hAnsi="Arial" w:cs="Arial"/>
                <w:noProof/>
              </w:rPr>
              <w:t>5.4 Detección de puntos de cambio y drift</w:t>
            </w:r>
            <w:r>
              <w:rPr>
                <w:noProof/>
                <w:webHidden/>
              </w:rPr>
              <w:tab/>
            </w:r>
            <w:r>
              <w:rPr>
                <w:noProof/>
                <w:webHidden/>
              </w:rPr>
              <w:fldChar w:fldCharType="begin"/>
            </w:r>
            <w:r>
              <w:rPr>
                <w:noProof/>
                <w:webHidden/>
              </w:rPr>
              <w:instrText xml:space="preserve"> PAGEREF _Toc223280045 \h </w:instrText>
            </w:r>
            <w:r>
              <w:rPr>
                <w:noProof/>
                <w:webHidden/>
              </w:rPr>
            </w:r>
            <w:r>
              <w:rPr>
                <w:noProof/>
                <w:webHidden/>
              </w:rPr>
              <w:fldChar w:fldCharType="separate"/>
            </w:r>
            <w:r>
              <w:rPr>
                <w:noProof/>
                <w:webHidden/>
              </w:rPr>
              <w:t>18</w:t>
            </w:r>
            <w:r>
              <w:rPr>
                <w:noProof/>
                <w:webHidden/>
              </w:rPr>
              <w:fldChar w:fldCharType="end"/>
            </w:r>
          </w:hyperlink>
        </w:p>
        <w:p w14:paraId="2F95EC0C" w14:textId="16EDBE05" w:rsidR="0052092A" w:rsidRDefault="0052092A">
          <w:pPr>
            <w:pStyle w:val="TDC1"/>
            <w:tabs>
              <w:tab w:val="right" w:leader="dot" w:pos="8828"/>
            </w:tabs>
            <w:rPr>
              <w:rFonts w:eastAsiaTheme="minorEastAsia"/>
              <w:b w:val="0"/>
              <w:bCs w:val="0"/>
              <w:i w:val="0"/>
              <w:iCs w:val="0"/>
              <w:noProof/>
              <w:lang w:val="en-US"/>
            </w:rPr>
          </w:pPr>
          <w:hyperlink w:anchor="_Toc223280046" w:history="1">
            <w:r w:rsidRPr="00EF14D6">
              <w:rPr>
                <w:rStyle w:val="Hipervnculo"/>
                <w:rFonts w:ascii="Arial" w:hAnsi="Arial" w:cs="Arial"/>
                <w:noProof/>
              </w:rPr>
              <w:t>6. MLOps y CI/CD en aprendizaje automático</w:t>
            </w:r>
            <w:r>
              <w:rPr>
                <w:noProof/>
                <w:webHidden/>
              </w:rPr>
              <w:tab/>
            </w:r>
            <w:r>
              <w:rPr>
                <w:noProof/>
                <w:webHidden/>
              </w:rPr>
              <w:fldChar w:fldCharType="begin"/>
            </w:r>
            <w:r>
              <w:rPr>
                <w:noProof/>
                <w:webHidden/>
              </w:rPr>
              <w:instrText xml:space="preserve"> PAGEREF _Toc223280046 \h </w:instrText>
            </w:r>
            <w:r>
              <w:rPr>
                <w:noProof/>
                <w:webHidden/>
              </w:rPr>
            </w:r>
            <w:r>
              <w:rPr>
                <w:noProof/>
                <w:webHidden/>
              </w:rPr>
              <w:fldChar w:fldCharType="separate"/>
            </w:r>
            <w:r>
              <w:rPr>
                <w:noProof/>
                <w:webHidden/>
              </w:rPr>
              <w:t>18</w:t>
            </w:r>
            <w:r>
              <w:rPr>
                <w:noProof/>
                <w:webHidden/>
              </w:rPr>
              <w:fldChar w:fldCharType="end"/>
            </w:r>
          </w:hyperlink>
        </w:p>
        <w:p w14:paraId="258D53E4" w14:textId="3895060B" w:rsidR="0052092A" w:rsidRDefault="0052092A">
          <w:pPr>
            <w:pStyle w:val="TDC2"/>
            <w:tabs>
              <w:tab w:val="right" w:leader="dot" w:pos="8828"/>
            </w:tabs>
            <w:rPr>
              <w:rFonts w:eastAsiaTheme="minorEastAsia"/>
              <w:b w:val="0"/>
              <w:bCs w:val="0"/>
              <w:noProof/>
              <w:sz w:val="24"/>
              <w:szCs w:val="24"/>
              <w:lang w:val="en-US"/>
            </w:rPr>
          </w:pPr>
          <w:hyperlink w:anchor="_Toc223280047" w:history="1">
            <w:r w:rsidRPr="00EF14D6">
              <w:rPr>
                <w:rStyle w:val="Hipervnculo"/>
                <w:rFonts w:ascii="Arial" w:hAnsi="Arial" w:cs="Arial"/>
                <w:noProof/>
              </w:rPr>
              <w:t>6.1 Comparación con DevOps</w:t>
            </w:r>
            <w:r>
              <w:rPr>
                <w:noProof/>
                <w:webHidden/>
              </w:rPr>
              <w:tab/>
            </w:r>
            <w:r>
              <w:rPr>
                <w:noProof/>
                <w:webHidden/>
              </w:rPr>
              <w:fldChar w:fldCharType="begin"/>
            </w:r>
            <w:r>
              <w:rPr>
                <w:noProof/>
                <w:webHidden/>
              </w:rPr>
              <w:instrText xml:space="preserve"> PAGEREF _Toc223280047 \h </w:instrText>
            </w:r>
            <w:r>
              <w:rPr>
                <w:noProof/>
                <w:webHidden/>
              </w:rPr>
            </w:r>
            <w:r>
              <w:rPr>
                <w:noProof/>
                <w:webHidden/>
              </w:rPr>
              <w:fldChar w:fldCharType="separate"/>
            </w:r>
            <w:r>
              <w:rPr>
                <w:noProof/>
                <w:webHidden/>
              </w:rPr>
              <w:t>18</w:t>
            </w:r>
            <w:r>
              <w:rPr>
                <w:noProof/>
                <w:webHidden/>
              </w:rPr>
              <w:fldChar w:fldCharType="end"/>
            </w:r>
          </w:hyperlink>
        </w:p>
        <w:p w14:paraId="39D808E7" w14:textId="03BA90E8" w:rsidR="0052092A" w:rsidRDefault="0052092A">
          <w:pPr>
            <w:pStyle w:val="TDC2"/>
            <w:tabs>
              <w:tab w:val="right" w:leader="dot" w:pos="8828"/>
            </w:tabs>
            <w:rPr>
              <w:rFonts w:eastAsiaTheme="minorEastAsia"/>
              <w:b w:val="0"/>
              <w:bCs w:val="0"/>
              <w:noProof/>
              <w:sz w:val="24"/>
              <w:szCs w:val="24"/>
              <w:lang w:val="en-US"/>
            </w:rPr>
          </w:pPr>
          <w:hyperlink w:anchor="_Toc223280048" w:history="1">
            <w:r w:rsidRPr="00EF14D6">
              <w:rPr>
                <w:rStyle w:val="Hipervnculo"/>
                <w:rFonts w:ascii="Arial" w:hAnsi="Arial" w:cs="Arial"/>
                <w:noProof/>
              </w:rPr>
              <w:t>6.2 Beneficios principales</w:t>
            </w:r>
            <w:r>
              <w:rPr>
                <w:noProof/>
                <w:webHidden/>
              </w:rPr>
              <w:tab/>
            </w:r>
            <w:r>
              <w:rPr>
                <w:noProof/>
                <w:webHidden/>
              </w:rPr>
              <w:fldChar w:fldCharType="begin"/>
            </w:r>
            <w:r>
              <w:rPr>
                <w:noProof/>
                <w:webHidden/>
              </w:rPr>
              <w:instrText xml:space="preserve"> PAGEREF _Toc223280048 \h </w:instrText>
            </w:r>
            <w:r>
              <w:rPr>
                <w:noProof/>
                <w:webHidden/>
              </w:rPr>
            </w:r>
            <w:r>
              <w:rPr>
                <w:noProof/>
                <w:webHidden/>
              </w:rPr>
              <w:fldChar w:fldCharType="separate"/>
            </w:r>
            <w:r>
              <w:rPr>
                <w:noProof/>
                <w:webHidden/>
              </w:rPr>
              <w:t>18</w:t>
            </w:r>
            <w:r>
              <w:rPr>
                <w:noProof/>
                <w:webHidden/>
              </w:rPr>
              <w:fldChar w:fldCharType="end"/>
            </w:r>
          </w:hyperlink>
        </w:p>
        <w:p w14:paraId="2FDA4CCD" w14:textId="2352B2D4" w:rsidR="0052092A" w:rsidRDefault="0052092A">
          <w:pPr>
            <w:pStyle w:val="TDC2"/>
            <w:tabs>
              <w:tab w:val="right" w:leader="dot" w:pos="8828"/>
            </w:tabs>
            <w:rPr>
              <w:rFonts w:eastAsiaTheme="minorEastAsia"/>
              <w:b w:val="0"/>
              <w:bCs w:val="0"/>
              <w:noProof/>
              <w:sz w:val="24"/>
              <w:szCs w:val="24"/>
              <w:lang w:val="en-US"/>
            </w:rPr>
          </w:pPr>
          <w:hyperlink w:anchor="_Toc223280049" w:history="1">
            <w:r w:rsidRPr="00EF14D6">
              <w:rPr>
                <w:rStyle w:val="Hipervnculo"/>
                <w:rFonts w:ascii="Arial" w:hAnsi="Arial" w:cs="Arial"/>
                <w:noProof/>
              </w:rPr>
              <w:t>6.3 Aplicación de MLOps al forecasting y gestión cloud</w:t>
            </w:r>
            <w:r>
              <w:rPr>
                <w:noProof/>
                <w:webHidden/>
              </w:rPr>
              <w:tab/>
            </w:r>
            <w:r>
              <w:rPr>
                <w:noProof/>
                <w:webHidden/>
              </w:rPr>
              <w:fldChar w:fldCharType="begin"/>
            </w:r>
            <w:r>
              <w:rPr>
                <w:noProof/>
                <w:webHidden/>
              </w:rPr>
              <w:instrText xml:space="preserve"> PAGEREF _Toc223280049 \h </w:instrText>
            </w:r>
            <w:r>
              <w:rPr>
                <w:noProof/>
                <w:webHidden/>
              </w:rPr>
            </w:r>
            <w:r>
              <w:rPr>
                <w:noProof/>
                <w:webHidden/>
              </w:rPr>
              <w:fldChar w:fldCharType="separate"/>
            </w:r>
            <w:r>
              <w:rPr>
                <w:noProof/>
                <w:webHidden/>
              </w:rPr>
              <w:t>19</w:t>
            </w:r>
            <w:r>
              <w:rPr>
                <w:noProof/>
                <w:webHidden/>
              </w:rPr>
              <w:fldChar w:fldCharType="end"/>
            </w:r>
          </w:hyperlink>
        </w:p>
        <w:p w14:paraId="64C127DE" w14:textId="2E184ECC" w:rsidR="0052092A" w:rsidRDefault="0052092A">
          <w:pPr>
            <w:pStyle w:val="TDC1"/>
            <w:tabs>
              <w:tab w:val="right" w:leader="dot" w:pos="8828"/>
            </w:tabs>
            <w:rPr>
              <w:rFonts w:eastAsiaTheme="minorEastAsia"/>
              <w:b w:val="0"/>
              <w:bCs w:val="0"/>
              <w:i w:val="0"/>
              <w:iCs w:val="0"/>
              <w:noProof/>
              <w:lang w:val="en-US"/>
            </w:rPr>
          </w:pPr>
          <w:hyperlink w:anchor="_Toc223280050" w:history="1">
            <w:r w:rsidRPr="00EF14D6">
              <w:rPr>
                <w:rStyle w:val="Hipervnculo"/>
                <w:rFonts w:ascii="Arial" w:hAnsi="Arial" w:cs="Arial"/>
                <w:noProof/>
              </w:rPr>
              <w:t>7. Métricas e indicadores de evaluación del sistema predictivo y operativo</w:t>
            </w:r>
            <w:r>
              <w:rPr>
                <w:noProof/>
                <w:webHidden/>
              </w:rPr>
              <w:tab/>
            </w:r>
            <w:r>
              <w:rPr>
                <w:noProof/>
                <w:webHidden/>
              </w:rPr>
              <w:fldChar w:fldCharType="begin"/>
            </w:r>
            <w:r>
              <w:rPr>
                <w:noProof/>
                <w:webHidden/>
              </w:rPr>
              <w:instrText xml:space="preserve"> PAGEREF _Toc223280050 \h </w:instrText>
            </w:r>
            <w:r>
              <w:rPr>
                <w:noProof/>
                <w:webHidden/>
              </w:rPr>
            </w:r>
            <w:r>
              <w:rPr>
                <w:noProof/>
                <w:webHidden/>
              </w:rPr>
              <w:fldChar w:fldCharType="separate"/>
            </w:r>
            <w:r>
              <w:rPr>
                <w:noProof/>
                <w:webHidden/>
              </w:rPr>
              <w:t>19</w:t>
            </w:r>
            <w:r>
              <w:rPr>
                <w:noProof/>
                <w:webHidden/>
              </w:rPr>
              <w:fldChar w:fldCharType="end"/>
            </w:r>
          </w:hyperlink>
        </w:p>
        <w:p w14:paraId="61234FDB" w14:textId="3DCF981E" w:rsidR="0052092A" w:rsidRDefault="0052092A">
          <w:pPr>
            <w:pStyle w:val="TDC2"/>
            <w:tabs>
              <w:tab w:val="right" w:leader="dot" w:pos="8828"/>
            </w:tabs>
            <w:rPr>
              <w:rFonts w:eastAsiaTheme="minorEastAsia"/>
              <w:b w:val="0"/>
              <w:bCs w:val="0"/>
              <w:noProof/>
              <w:sz w:val="24"/>
              <w:szCs w:val="24"/>
              <w:lang w:val="en-US"/>
            </w:rPr>
          </w:pPr>
          <w:hyperlink w:anchor="_Toc223280051" w:history="1">
            <w:r w:rsidRPr="00EF14D6">
              <w:rPr>
                <w:rStyle w:val="Hipervnculo"/>
                <w:rFonts w:ascii="Arial" w:hAnsi="Arial" w:cs="Arial"/>
                <w:noProof/>
              </w:rPr>
              <w:t>7.1 Métricas operativas del sistema de reportes</w:t>
            </w:r>
            <w:r>
              <w:rPr>
                <w:noProof/>
                <w:webHidden/>
              </w:rPr>
              <w:tab/>
            </w:r>
            <w:r>
              <w:rPr>
                <w:noProof/>
                <w:webHidden/>
              </w:rPr>
              <w:fldChar w:fldCharType="begin"/>
            </w:r>
            <w:r>
              <w:rPr>
                <w:noProof/>
                <w:webHidden/>
              </w:rPr>
              <w:instrText xml:space="preserve"> PAGEREF _Toc223280051 \h </w:instrText>
            </w:r>
            <w:r>
              <w:rPr>
                <w:noProof/>
                <w:webHidden/>
              </w:rPr>
            </w:r>
            <w:r>
              <w:rPr>
                <w:noProof/>
                <w:webHidden/>
              </w:rPr>
              <w:fldChar w:fldCharType="separate"/>
            </w:r>
            <w:r>
              <w:rPr>
                <w:noProof/>
                <w:webHidden/>
              </w:rPr>
              <w:t>20</w:t>
            </w:r>
            <w:r>
              <w:rPr>
                <w:noProof/>
                <w:webHidden/>
              </w:rPr>
              <w:fldChar w:fldCharType="end"/>
            </w:r>
          </w:hyperlink>
        </w:p>
        <w:p w14:paraId="22BB6717" w14:textId="360A3C5A" w:rsidR="0052092A" w:rsidRDefault="0052092A">
          <w:pPr>
            <w:pStyle w:val="TDC2"/>
            <w:tabs>
              <w:tab w:val="right" w:leader="dot" w:pos="8828"/>
            </w:tabs>
            <w:rPr>
              <w:rFonts w:eastAsiaTheme="minorEastAsia"/>
              <w:b w:val="0"/>
              <w:bCs w:val="0"/>
              <w:noProof/>
              <w:sz w:val="24"/>
              <w:szCs w:val="24"/>
              <w:lang w:val="en-US"/>
            </w:rPr>
          </w:pPr>
          <w:hyperlink w:anchor="_Toc223280052" w:history="1">
            <w:r w:rsidRPr="00EF14D6">
              <w:rPr>
                <w:rStyle w:val="Hipervnculo"/>
                <w:rFonts w:ascii="Arial" w:hAnsi="Arial" w:cs="Arial"/>
                <w:noProof/>
              </w:rPr>
              <w:t>7.2 Métricas de desempeño del modelo predictivo</w:t>
            </w:r>
            <w:r>
              <w:rPr>
                <w:noProof/>
                <w:webHidden/>
              </w:rPr>
              <w:tab/>
            </w:r>
            <w:r>
              <w:rPr>
                <w:noProof/>
                <w:webHidden/>
              </w:rPr>
              <w:fldChar w:fldCharType="begin"/>
            </w:r>
            <w:r>
              <w:rPr>
                <w:noProof/>
                <w:webHidden/>
              </w:rPr>
              <w:instrText xml:space="preserve"> PAGEREF _Toc223280052 \h </w:instrText>
            </w:r>
            <w:r>
              <w:rPr>
                <w:noProof/>
                <w:webHidden/>
              </w:rPr>
            </w:r>
            <w:r>
              <w:rPr>
                <w:noProof/>
                <w:webHidden/>
              </w:rPr>
              <w:fldChar w:fldCharType="separate"/>
            </w:r>
            <w:r>
              <w:rPr>
                <w:noProof/>
                <w:webHidden/>
              </w:rPr>
              <w:t>20</w:t>
            </w:r>
            <w:r>
              <w:rPr>
                <w:noProof/>
                <w:webHidden/>
              </w:rPr>
              <w:fldChar w:fldCharType="end"/>
            </w:r>
          </w:hyperlink>
        </w:p>
        <w:p w14:paraId="0A6EB1BA" w14:textId="1AC64AB9" w:rsidR="0052092A" w:rsidRDefault="0052092A">
          <w:pPr>
            <w:pStyle w:val="TDC2"/>
            <w:tabs>
              <w:tab w:val="right" w:leader="dot" w:pos="8828"/>
            </w:tabs>
            <w:rPr>
              <w:rFonts w:eastAsiaTheme="minorEastAsia"/>
              <w:b w:val="0"/>
              <w:bCs w:val="0"/>
              <w:noProof/>
              <w:sz w:val="24"/>
              <w:szCs w:val="24"/>
              <w:lang w:val="en-US"/>
            </w:rPr>
          </w:pPr>
          <w:hyperlink w:anchor="_Toc223280053" w:history="1">
            <w:r w:rsidRPr="00EF14D6">
              <w:rPr>
                <w:rStyle w:val="Hipervnculo"/>
                <w:rFonts w:ascii="Arial" w:hAnsi="Arial" w:cs="Arial"/>
                <w:noProof/>
              </w:rPr>
              <w:t>7.3 Métricas de eficiencia y sostenibilidad operativa</w:t>
            </w:r>
            <w:r>
              <w:rPr>
                <w:noProof/>
                <w:webHidden/>
              </w:rPr>
              <w:tab/>
            </w:r>
            <w:r>
              <w:rPr>
                <w:noProof/>
                <w:webHidden/>
              </w:rPr>
              <w:fldChar w:fldCharType="begin"/>
            </w:r>
            <w:r>
              <w:rPr>
                <w:noProof/>
                <w:webHidden/>
              </w:rPr>
              <w:instrText xml:space="preserve"> PAGEREF _Toc223280053 \h </w:instrText>
            </w:r>
            <w:r>
              <w:rPr>
                <w:noProof/>
                <w:webHidden/>
              </w:rPr>
            </w:r>
            <w:r>
              <w:rPr>
                <w:noProof/>
                <w:webHidden/>
              </w:rPr>
              <w:fldChar w:fldCharType="separate"/>
            </w:r>
            <w:r>
              <w:rPr>
                <w:noProof/>
                <w:webHidden/>
              </w:rPr>
              <w:t>21</w:t>
            </w:r>
            <w:r>
              <w:rPr>
                <w:noProof/>
                <w:webHidden/>
              </w:rPr>
              <w:fldChar w:fldCharType="end"/>
            </w:r>
          </w:hyperlink>
        </w:p>
        <w:p w14:paraId="53A4F447" w14:textId="1B0D8BC8" w:rsidR="0052092A" w:rsidRDefault="0052092A">
          <w:pPr>
            <w:pStyle w:val="TDC1"/>
            <w:tabs>
              <w:tab w:val="right" w:leader="dot" w:pos="8828"/>
            </w:tabs>
            <w:rPr>
              <w:rFonts w:eastAsiaTheme="minorEastAsia"/>
              <w:b w:val="0"/>
              <w:bCs w:val="0"/>
              <w:i w:val="0"/>
              <w:iCs w:val="0"/>
              <w:noProof/>
              <w:lang w:val="en-US"/>
            </w:rPr>
          </w:pPr>
          <w:hyperlink w:anchor="_Toc223280054" w:history="1">
            <w:r w:rsidRPr="00EF14D6">
              <w:rPr>
                <w:rStyle w:val="Hipervnculo"/>
                <w:rFonts w:ascii="Arial" w:hAnsi="Arial" w:cs="Arial"/>
                <w:noProof/>
              </w:rPr>
              <w:t>8. Reducción de costos mediante técnicas de forecasting en entornos IaaS</w:t>
            </w:r>
            <w:r>
              <w:rPr>
                <w:noProof/>
                <w:webHidden/>
              </w:rPr>
              <w:tab/>
            </w:r>
            <w:r>
              <w:rPr>
                <w:noProof/>
                <w:webHidden/>
              </w:rPr>
              <w:fldChar w:fldCharType="begin"/>
            </w:r>
            <w:r>
              <w:rPr>
                <w:noProof/>
                <w:webHidden/>
              </w:rPr>
              <w:instrText xml:space="preserve"> PAGEREF _Toc223280054 \h </w:instrText>
            </w:r>
            <w:r>
              <w:rPr>
                <w:noProof/>
                <w:webHidden/>
              </w:rPr>
            </w:r>
            <w:r>
              <w:rPr>
                <w:noProof/>
                <w:webHidden/>
              </w:rPr>
              <w:fldChar w:fldCharType="separate"/>
            </w:r>
            <w:r>
              <w:rPr>
                <w:noProof/>
                <w:webHidden/>
              </w:rPr>
              <w:t>21</w:t>
            </w:r>
            <w:r>
              <w:rPr>
                <w:noProof/>
                <w:webHidden/>
              </w:rPr>
              <w:fldChar w:fldCharType="end"/>
            </w:r>
          </w:hyperlink>
        </w:p>
        <w:p w14:paraId="7A3C1B1C" w14:textId="42417EAD" w:rsidR="0052092A" w:rsidRDefault="0052092A">
          <w:pPr>
            <w:pStyle w:val="TDC2"/>
            <w:tabs>
              <w:tab w:val="right" w:leader="dot" w:pos="8828"/>
            </w:tabs>
            <w:rPr>
              <w:rFonts w:eastAsiaTheme="minorEastAsia"/>
              <w:b w:val="0"/>
              <w:bCs w:val="0"/>
              <w:noProof/>
              <w:sz w:val="24"/>
              <w:szCs w:val="24"/>
              <w:lang w:val="en-US"/>
            </w:rPr>
          </w:pPr>
          <w:hyperlink w:anchor="_Toc223280055" w:history="1">
            <w:r w:rsidRPr="00EF14D6">
              <w:rPr>
                <w:rStyle w:val="Hipervnculo"/>
                <w:rFonts w:ascii="Arial" w:hAnsi="Arial" w:cs="Arial"/>
                <w:noProof/>
              </w:rPr>
              <w:t>9. Propuesta de investigación</w:t>
            </w:r>
            <w:r>
              <w:rPr>
                <w:noProof/>
                <w:webHidden/>
              </w:rPr>
              <w:tab/>
            </w:r>
            <w:r>
              <w:rPr>
                <w:noProof/>
                <w:webHidden/>
              </w:rPr>
              <w:fldChar w:fldCharType="begin"/>
            </w:r>
            <w:r>
              <w:rPr>
                <w:noProof/>
                <w:webHidden/>
              </w:rPr>
              <w:instrText xml:space="preserve"> PAGEREF _Toc223280055 \h </w:instrText>
            </w:r>
            <w:r>
              <w:rPr>
                <w:noProof/>
                <w:webHidden/>
              </w:rPr>
            </w:r>
            <w:r>
              <w:rPr>
                <w:noProof/>
                <w:webHidden/>
              </w:rPr>
              <w:fldChar w:fldCharType="separate"/>
            </w:r>
            <w:r>
              <w:rPr>
                <w:noProof/>
                <w:webHidden/>
              </w:rPr>
              <w:t>22</w:t>
            </w:r>
            <w:r>
              <w:rPr>
                <w:noProof/>
                <w:webHidden/>
              </w:rPr>
              <w:fldChar w:fldCharType="end"/>
            </w:r>
          </w:hyperlink>
        </w:p>
        <w:p w14:paraId="6EE900C6" w14:textId="1D5D733B" w:rsidR="0052092A" w:rsidRDefault="0052092A">
          <w:pPr>
            <w:pStyle w:val="TDC1"/>
            <w:tabs>
              <w:tab w:val="right" w:leader="dot" w:pos="8828"/>
            </w:tabs>
            <w:rPr>
              <w:rFonts w:eastAsiaTheme="minorEastAsia"/>
              <w:b w:val="0"/>
              <w:bCs w:val="0"/>
              <w:i w:val="0"/>
              <w:iCs w:val="0"/>
              <w:noProof/>
              <w:lang w:val="en-US"/>
            </w:rPr>
          </w:pPr>
          <w:hyperlink w:anchor="_Toc223280056" w:history="1">
            <w:r w:rsidRPr="00EF14D6">
              <w:rPr>
                <w:rStyle w:val="Hipervnculo"/>
                <w:rFonts w:ascii="Arial" w:hAnsi="Arial" w:cs="Arial"/>
                <w:noProof/>
              </w:rPr>
              <w:t>10. Gobernanza de datos y ética en sistemas automatizados</w:t>
            </w:r>
            <w:r>
              <w:rPr>
                <w:noProof/>
                <w:webHidden/>
              </w:rPr>
              <w:tab/>
            </w:r>
            <w:r>
              <w:rPr>
                <w:noProof/>
                <w:webHidden/>
              </w:rPr>
              <w:fldChar w:fldCharType="begin"/>
            </w:r>
            <w:r>
              <w:rPr>
                <w:noProof/>
                <w:webHidden/>
              </w:rPr>
              <w:instrText xml:space="preserve"> PAGEREF _Toc223280056 \h </w:instrText>
            </w:r>
            <w:r>
              <w:rPr>
                <w:noProof/>
                <w:webHidden/>
              </w:rPr>
            </w:r>
            <w:r>
              <w:rPr>
                <w:noProof/>
                <w:webHidden/>
              </w:rPr>
              <w:fldChar w:fldCharType="separate"/>
            </w:r>
            <w:r>
              <w:rPr>
                <w:noProof/>
                <w:webHidden/>
              </w:rPr>
              <w:t>23</w:t>
            </w:r>
            <w:r>
              <w:rPr>
                <w:noProof/>
                <w:webHidden/>
              </w:rPr>
              <w:fldChar w:fldCharType="end"/>
            </w:r>
          </w:hyperlink>
        </w:p>
        <w:p w14:paraId="7BCF92A7" w14:textId="7E326466" w:rsidR="0052092A" w:rsidRDefault="0052092A">
          <w:pPr>
            <w:pStyle w:val="TDC1"/>
            <w:tabs>
              <w:tab w:val="right" w:leader="dot" w:pos="8828"/>
            </w:tabs>
            <w:rPr>
              <w:rFonts w:eastAsiaTheme="minorEastAsia"/>
              <w:b w:val="0"/>
              <w:bCs w:val="0"/>
              <w:i w:val="0"/>
              <w:iCs w:val="0"/>
              <w:noProof/>
              <w:lang w:val="en-US"/>
            </w:rPr>
          </w:pPr>
          <w:hyperlink w:anchor="_Toc223280057" w:history="1">
            <w:r w:rsidRPr="00EF14D6">
              <w:rPr>
                <w:rStyle w:val="Hipervnculo"/>
                <w:rFonts w:ascii="Arial" w:hAnsi="Arial" w:cs="Arial"/>
                <w:noProof/>
              </w:rPr>
              <w:t>Antecedentes de proyectos semejantes</w:t>
            </w:r>
            <w:r>
              <w:rPr>
                <w:noProof/>
                <w:webHidden/>
              </w:rPr>
              <w:tab/>
            </w:r>
            <w:r>
              <w:rPr>
                <w:noProof/>
                <w:webHidden/>
              </w:rPr>
              <w:fldChar w:fldCharType="begin"/>
            </w:r>
            <w:r>
              <w:rPr>
                <w:noProof/>
                <w:webHidden/>
              </w:rPr>
              <w:instrText xml:space="preserve"> PAGEREF _Toc223280057 \h </w:instrText>
            </w:r>
            <w:r>
              <w:rPr>
                <w:noProof/>
                <w:webHidden/>
              </w:rPr>
            </w:r>
            <w:r>
              <w:rPr>
                <w:noProof/>
                <w:webHidden/>
              </w:rPr>
              <w:fldChar w:fldCharType="separate"/>
            </w:r>
            <w:r>
              <w:rPr>
                <w:noProof/>
                <w:webHidden/>
              </w:rPr>
              <w:t>25</w:t>
            </w:r>
            <w:r>
              <w:rPr>
                <w:noProof/>
                <w:webHidden/>
              </w:rPr>
              <w:fldChar w:fldCharType="end"/>
            </w:r>
          </w:hyperlink>
        </w:p>
        <w:p w14:paraId="653A1211" w14:textId="0C0DC4EF" w:rsidR="0052092A" w:rsidRDefault="0052092A">
          <w:pPr>
            <w:pStyle w:val="TDC2"/>
            <w:tabs>
              <w:tab w:val="right" w:leader="dot" w:pos="8828"/>
            </w:tabs>
            <w:rPr>
              <w:rFonts w:eastAsiaTheme="minorEastAsia"/>
              <w:b w:val="0"/>
              <w:bCs w:val="0"/>
              <w:noProof/>
              <w:sz w:val="24"/>
              <w:szCs w:val="24"/>
              <w:lang w:val="en-US"/>
            </w:rPr>
          </w:pPr>
          <w:hyperlink w:anchor="_Toc223280058" w:history="1">
            <w:r w:rsidRPr="00EF14D6">
              <w:rPr>
                <w:rStyle w:val="Hipervnculo"/>
                <w:rFonts w:ascii="Arial" w:hAnsi="Arial" w:cs="Arial"/>
                <w:noProof/>
              </w:rPr>
              <w:t>Proyecto 1. Sistema de detección de anomalías de rendimiento y seguridad en redes de datos con inteligencia artificial.</w:t>
            </w:r>
            <w:r>
              <w:rPr>
                <w:noProof/>
                <w:webHidden/>
              </w:rPr>
              <w:tab/>
            </w:r>
            <w:r>
              <w:rPr>
                <w:noProof/>
                <w:webHidden/>
              </w:rPr>
              <w:fldChar w:fldCharType="begin"/>
            </w:r>
            <w:r>
              <w:rPr>
                <w:noProof/>
                <w:webHidden/>
              </w:rPr>
              <w:instrText xml:space="preserve"> PAGEREF _Toc223280058 \h </w:instrText>
            </w:r>
            <w:r>
              <w:rPr>
                <w:noProof/>
                <w:webHidden/>
              </w:rPr>
            </w:r>
            <w:r>
              <w:rPr>
                <w:noProof/>
                <w:webHidden/>
              </w:rPr>
              <w:fldChar w:fldCharType="separate"/>
            </w:r>
            <w:r>
              <w:rPr>
                <w:noProof/>
                <w:webHidden/>
              </w:rPr>
              <w:t>25</w:t>
            </w:r>
            <w:r>
              <w:rPr>
                <w:noProof/>
                <w:webHidden/>
              </w:rPr>
              <w:fldChar w:fldCharType="end"/>
            </w:r>
          </w:hyperlink>
        </w:p>
        <w:p w14:paraId="7FD40AB0" w14:textId="0DB61DEC" w:rsidR="0052092A" w:rsidRDefault="0052092A">
          <w:pPr>
            <w:pStyle w:val="TDC2"/>
            <w:tabs>
              <w:tab w:val="right" w:leader="dot" w:pos="8828"/>
            </w:tabs>
            <w:rPr>
              <w:rFonts w:eastAsiaTheme="minorEastAsia"/>
              <w:b w:val="0"/>
              <w:bCs w:val="0"/>
              <w:noProof/>
              <w:sz w:val="24"/>
              <w:szCs w:val="24"/>
              <w:lang w:val="en-US"/>
            </w:rPr>
          </w:pPr>
          <w:hyperlink w:anchor="_Toc223280059" w:history="1">
            <w:r w:rsidRPr="00EF14D6">
              <w:rPr>
                <w:rStyle w:val="Hipervnculo"/>
                <w:rFonts w:ascii="Arial" w:hAnsi="Arial" w:cs="Arial"/>
                <w:noProof/>
              </w:rPr>
              <w:t>Proyecto 2. Desarrollo de un modelo predictivo para la priorización de vulnerabilidades y mitigación de riesgos operativos en ciberseguridad.</w:t>
            </w:r>
            <w:r>
              <w:rPr>
                <w:noProof/>
                <w:webHidden/>
              </w:rPr>
              <w:tab/>
            </w:r>
            <w:r>
              <w:rPr>
                <w:noProof/>
                <w:webHidden/>
              </w:rPr>
              <w:fldChar w:fldCharType="begin"/>
            </w:r>
            <w:r>
              <w:rPr>
                <w:noProof/>
                <w:webHidden/>
              </w:rPr>
              <w:instrText xml:space="preserve"> PAGEREF _Toc223280059 \h </w:instrText>
            </w:r>
            <w:r>
              <w:rPr>
                <w:noProof/>
                <w:webHidden/>
              </w:rPr>
            </w:r>
            <w:r>
              <w:rPr>
                <w:noProof/>
                <w:webHidden/>
              </w:rPr>
              <w:fldChar w:fldCharType="separate"/>
            </w:r>
            <w:r>
              <w:rPr>
                <w:noProof/>
                <w:webHidden/>
              </w:rPr>
              <w:t>25</w:t>
            </w:r>
            <w:r>
              <w:rPr>
                <w:noProof/>
                <w:webHidden/>
              </w:rPr>
              <w:fldChar w:fldCharType="end"/>
            </w:r>
          </w:hyperlink>
        </w:p>
        <w:p w14:paraId="04AAED17" w14:textId="78209F2A" w:rsidR="0052092A" w:rsidRDefault="0052092A">
          <w:pPr>
            <w:pStyle w:val="TDC2"/>
            <w:tabs>
              <w:tab w:val="right" w:leader="dot" w:pos="8828"/>
            </w:tabs>
            <w:rPr>
              <w:rFonts w:eastAsiaTheme="minorEastAsia"/>
              <w:b w:val="0"/>
              <w:bCs w:val="0"/>
              <w:noProof/>
              <w:sz w:val="24"/>
              <w:szCs w:val="24"/>
              <w:lang w:val="en-US"/>
            </w:rPr>
          </w:pPr>
          <w:hyperlink w:anchor="_Toc223280060" w:history="1">
            <w:r w:rsidRPr="00EF14D6">
              <w:rPr>
                <w:rStyle w:val="Hipervnculo"/>
                <w:rFonts w:ascii="Arial" w:hAnsi="Arial" w:cs="Arial"/>
                <w:noProof/>
              </w:rPr>
              <w:t>Proyecto 3. Aplicación de inteligencia artificial para la detección de anomalías y corrección automática de kardex en la gestión de inventarios.</w:t>
            </w:r>
            <w:r>
              <w:rPr>
                <w:noProof/>
                <w:webHidden/>
              </w:rPr>
              <w:tab/>
            </w:r>
            <w:r>
              <w:rPr>
                <w:noProof/>
                <w:webHidden/>
              </w:rPr>
              <w:fldChar w:fldCharType="begin"/>
            </w:r>
            <w:r>
              <w:rPr>
                <w:noProof/>
                <w:webHidden/>
              </w:rPr>
              <w:instrText xml:space="preserve"> PAGEREF _Toc223280060 \h </w:instrText>
            </w:r>
            <w:r>
              <w:rPr>
                <w:noProof/>
                <w:webHidden/>
              </w:rPr>
            </w:r>
            <w:r>
              <w:rPr>
                <w:noProof/>
                <w:webHidden/>
              </w:rPr>
              <w:fldChar w:fldCharType="separate"/>
            </w:r>
            <w:r>
              <w:rPr>
                <w:noProof/>
                <w:webHidden/>
              </w:rPr>
              <w:t>25</w:t>
            </w:r>
            <w:r>
              <w:rPr>
                <w:noProof/>
                <w:webHidden/>
              </w:rPr>
              <w:fldChar w:fldCharType="end"/>
            </w:r>
          </w:hyperlink>
        </w:p>
        <w:p w14:paraId="2C56353E" w14:textId="577908A5" w:rsidR="0052092A" w:rsidRDefault="0052092A">
          <w:pPr>
            <w:pStyle w:val="TDC2"/>
            <w:tabs>
              <w:tab w:val="right" w:leader="dot" w:pos="8828"/>
            </w:tabs>
            <w:rPr>
              <w:rFonts w:eastAsiaTheme="minorEastAsia"/>
              <w:b w:val="0"/>
              <w:bCs w:val="0"/>
              <w:noProof/>
              <w:sz w:val="24"/>
              <w:szCs w:val="24"/>
              <w:lang w:val="en-US"/>
            </w:rPr>
          </w:pPr>
          <w:hyperlink w:anchor="_Toc223280061" w:history="1">
            <w:r w:rsidRPr="00EF14D6">
              <w:rPr>
                <w:rStyle w:val="Hipervnculo"/>
                <w:rFonts w:ascii="Arial" w:hAnsi="Arial" w:cs="Arial"/>
                <w:noProof/>
              </w:rPr>
              <w:t>Proyecto 4. Cloud Computing Model.</w:t>
            </w:r>
            <w:r>
              <w:rPr>
                <w:noProof/>
                <w:webHidden/>
              </w:rPr>
              <w:tab/>
            </w:r>
            <w:r>
              <w:rPr>
                <w:noProof/>
                <w:webHidden/>
              </w:rPr>
              <w:fldChar w:fldCharType="begin"/>
            </w:r>
            <w:r>
              <w:rPr>
                <w:noProof/>
                <w:webHidden/>
              </w:rPr>
              <w:instrText xml:space="preserve"> PAGEREF _Toc223280061 \h </w:instrText>
            </w:r>
            <w:r>
              <w:rPr>
                <w:noProof/>
                <w:webHidden/>
              </w:rPr>
            </w:r>
            <w:r>
              <w:rPr>
                <w:noProof/>
                <w:webHidden/>
              </w:rPr>
              <w:fldChar w:fldCharType="separate"/>
            </w:r>
            <w:r>
              <w:rPr>
                <w:noProof/>
                <w:webHidden/>
              </w:rPr>
              <w:t>25</w:t>
            </w:r>
            <w:r>
              <w:rPr>
                <w:noProof/>
                <w:webHidden/>
              </w:rPr>
              <w:fldChar w:fldCharType="end"/>
            </w:r>
          </w:hyperlink>
        </w:p>
        <w:p w14:paraId="0245539C" w14:textId="0FD6F3B3" w:rsidR="0052092A" w:rsidRDefault="0052092A">
          <w:pPr>
            <w:pStyle w:val="TDC2"/>
            <w:tabs>
              <w:tab w:val="right" w:leader="dot" w:pos="8828"/>
            </w:tabs>
            <w:rPr>
              <w:rFonts w:eastAsiaTheme="minorEastAsia"/>
              <w:b w:val="0"/>
              <w:bCs w:val="0"/>
              <w:noProof/>
              <w:sz w:val="24"/>
              <w:szCs w:val="24"/>
              <w:lang w:val="en-US"/>
            </w:rPr>
          </w:pPr>
          <w:hyperlink w:anchor="_Toc223280062" w:history="1">
            <w:r w:rsidRPr="00EF14D6">
              <w:rPr>
                <w:rStyle w:val="Hipervnculo"/>
                <w:rFonts w:ascii="Arial" w:hAnsi="Arial" w:cs="Arial"/>
                <w:noProof/>
              </w:rPr>
              <w:t>Proyecto 5. Predictive Modeling.</w:t>
            </w:r>
            <w:r>
              <w:rPr>
                <w:noProof/>
                <w:webHidden/>
              </w:rPr>
              <w:tab/>
            </w:r>
            <w:r>
              <w:rPr>
                <w:noProof/>
                <w:webHidden/>
              </w:rPr>
              <w:fldChar w:fldCharType="begin"/>
            </w:r>
            <w:r>
              <w:rPr>
                <w:noProof/>
                <w:webHidden/>
              </w:rPr>
              <w:instrText xml:space="preserve"> PAGEREF _Toc223280062 \h </w:instrText>
            </w:r>
            <w:r>
              <w:rPr>
                <w:noProof/>
                <w:webHidden/>
              </w:rPr>
            </w:r>
            <w:r>
              <w:rPr>
                <w:noProof/>
                <w:webHidden/>
              </w:rPr>
              <w:fldChar w:fldCharType="separate"/>
            </w:r>
            <w:r>
              <w:rPr>
                <w:noProof/>
                <w:webHidden/>
              </w:rPr>
              <w:t>25</w:t>
            </w:r>
            <w:r>
              <w:rPr>
                <w:noProof/>
                <w:webHidden/>
              </w:rPr>
              <w:fldChar w:fldCharType="end"/>
            </w:r>
          </w:hyperlink>
        </w:p>
        <w:p w14:paraId="38A5311C" w14:textId="42FC1183" w:rsidR="0052092A" w:rsidRDefault="0052092A">
          <w:pPr>
            <w:pStyle w:val="TDC2"/>
            <w:tabs>
              <w:tab w:val="right" w:leader="dot" w:pos="8828"/>
            </w:tabs>
            <w:rPr>
              <w:rFonts w:eastAsiaTheme="minorEastAsia"/>
              <w:b w:val="0"/>
              <w:bCs w:val="0"/>
              <w:noProof/>
              <w:sz w:val="24"/>
              <w:szCs w:val="24"/>
              <w:lang w:val="en-US"/>
            </w:rPr>
          </w:pPr>
          <w:hyperlink w:anchor="_Toc223280063" w:history="1">
            <w:r w:rsidRPr="00EF14D6">
              <w:rPr>
                <w:rStyle w:val="Hipervnculo"/>
                <w:rFonts w:ascii="Arial" w:hAnsi="Arial" w:cs="Arial"/>
                <w:noProof/>
                <w:lang w:val="en-US"/>
              </w:rPr>
              <w:t>Proyecto 6. Anomaly detection in the context of long-term cloud resource usage planning.</w:t>
            </w:r>
            <w:r>
              <w:rPr>
                <w:noProof/>
                <w:webHidden/>
              </w:rPr>
              <w:tab/>
            </w:r>
            <w:r>
              <w:rPr>
                <w:noProof/>
                <w:webHidden/>
              </w:rPr>
              <w:fldChar w:fldCharType="begin"/>
            </w:r>
            <w:r>
              <w:rPr>
                <w:noProof/>
                <w:webHidden/>
              </w:rPr>
              <w:instrText xml:space="preserve"> PAGEREF _Toc223280063 \h </w:instrText>
            </w:r>
            <w:r>
              <w:rPr>
                <w:noProof/>
                <w:webHidden/>
              </w:rPr>
            </w:r>
            <w:r>
              <w:rPr>
                <w:noProof/>
                <w:webHidden/>
              </w:rPr>
              <w:fldChar w:fldCharType="separate"/>
            </w:r>
            <w:r>
              <w:rPr>
                <w:noProof/>
                <w:webHidden/>
              </w:rPr>
              <w:t>26</w:t>
            </w:r>
            <w:r>
              <w:rPr>
                <w:noProof/>
                <w:webHidden/>
              </w:rPr>
              <w:fldChar w:fldCharType="end"/>
            </w:r>
          </w:hyperlink>
        </w:p>
        <w:p w14:paraId="3459C3CF" w14:textId="272C7AF0" w:rsidR="0052092A" w:rsidRDefault="0052092A">
          <w:pPr>
            <w:pStyle w:val="TDC2"/>
            <w:tabs>
              <w:tab w:val="right" w:leader="dot" w:pos="8828"/>
            </w:tabs>
            <w:rPr>
              <w:rFonts w:eastAsiaTheme="minorEastAsia"/>
              <w:b w:val="0"/>
              <w:bCs w:val="0"/>
              <w:noProof/>
              <w:sz w:val="24"/>
              <w:szCs w:val="24"/>
              <w:lang w:val="en-US"/>
            </w:rPr>
          </w:pPr>
          <w:hyperlink w:anchor="_Toc223280064" w:history="1">
            <w:r w:rsidRPr="00EF14D6">
              <w:rPr>
                <w:rStyle w:val="Hipervnculo"/>
                <w:rFonts w:ascii="Arial" w:hAnsi="Arial" w:cs="Arial"/>
                <w:noProof/>
                <w:lang w:val="en-US"/>
              </w:rPr>
              <w:t>Proyecto 7. Signature-based Adaptive Cloud Resource Usage Prediction: Using Machine Learning and Anomaly Detection.</w:t>
            </w:r>
            <w:r>
              <w:rPr>
                <w:noProof/>
                <w:webHidden/>
              </w:rPr>
              <w:tab/>
            </w:r>
            <w:r>
              <w:rPr>
                <w:noProof/>
                <w:webHidden/>
              </w:rPr>
              <w:fldChar w:fldCharType="begin"/>
            </w:r>
            <w:r>
              <w:rPr>
                <w:noProof/>
                <w:webHidden/>
              </w:rPr>
              <w:instrText xml:space="preserve"> PAGEREF _Toc223280064 \h </w:instrText>
            </w:r>
            <w:r>
              <w:rPr>
                <w:noProof/>
                <w:webHidden/>
              </w:rPr>
            </w:r>
            <w:r>
              <w:rPr>
                <w:noProof/>
                <w:webHidden/>
              </w:rPr>
              <w:fldChar w:fldCharType="separate"/>
            </w:r>
            <w:r>
              <w:rPr>
                <w:noProof/>
                <w:webHidden/>
              </w:rPr>
              <w:t>26</w:t>
            </w:r>
            <w:r>
              <w:rPr>
                <w:noProof/>
                <w:webHidden/>
              </w:rPr>
              <w:fldChar w:fldCharType="end"/>
            </w:r>
          </w:hyperlink>
        </w:p>
        <w:p w14:paraId="72B9B55C" w14:textId="554F9D6F" w:rsidR="0052092A" w:rsidRDefault="0052092A">
          <w:pPr>
            <w:pStyle w:val="TDC2"/>
            <w:tabs>
              <w:tab w:val="right" w:leader="dot" w:pos="8828"/>
            </w:tabs>
            <w:rPr>
              <w:rFonts w:eastAsiaTheme="minorEastAsia"/>
              <w:b w:val="0"/>
              <w:bCs w:val="0"/>
              <w:noProof/>
              <w:sz w:val="24"/>
              <w:szCs w:val="24"/>
              <w:lang w:val="en-US"/>
            </w:rPr>
          </w:pPr>
          <w:hyperlink w:anchor="_Toc223280065" w:history="1">
            <w:r w:rsidRPr="00EF14D6">
              <w:rPr>
                <w:rStyle w:val="Hipervnculo"/>
                <w:rFonts w:ascii="Arial" w:hAnsi="Arial" w:cs="Arial"/>
                <w:noProof/>
                <w:lang w:val="en-US"/>
              </w:rPr>
              <w:t>Proyecto 8. Optimizing multi-time series forecasting for enhanced cloud resource utilization.</w:t>
            </w:r>
            <w:r>
              <w:rPr>
                <w:noProof/>
                <w:webHidden/>
              </w:rPr>
              <w:tab/>
            </w:r>
            <w:r>
              <w:rPr>
                <w:noProof/>
                <w:webHidden/>
              </w:rPr>
              <w:fldChar w:fldCharType="begin"/>
            </w:r>
            <w:r>
              <w:rPr>
                <w:noProof/>
                <w:webHidden/>
              </w:rPr>
              <w:instrText xml:space="preserve"> PAGEREF _Toc223280065 \h </w:instrText>
            </w:r>
            <w:r>
              <w:rPr>
                <w:noProof/>
                <w:webHidden/>
              </w:rPr>
            </w:r>
            <w:r>
              <w:rPr>
                <w:noProof/>
                <w:webHidden/>
              </w:rPr>
              <w:fldChar w:fldCharType="separate"/>
            </w:r>
            <w:r>
              <w:rPr>
                <w:noProof/>
                <w:webHidden/>
              </w:rPr>
              <w:t>26</w:t>
            </w:r>
            <w:r>
              <w:rPr>
                <w:noProof/>
                <w:webHidden/>
              </w:rPr>
              <w:fldChar w:fldCharType="end"/>
            </w:r>
          </w:hyperlink>
        </w:p>
        <w:p w14:paraId="596F9078" w14:textId="3CE6D38C" w:rsidR="0052092A" w:rsidRDefault="0052092A">
          <w:pPr>
            <w:pStyle w:val="TDC2"/>
            <w:tabs>
              <w:tab w:val="right" w:leader="dot" w:pos="8828"/>
            </w:tabs>
            <w:rPr>
              <w:rFonts w:eastAsiaTheme="minorEastAsia"/>
              <w:b w:val="0"/>
              <w:bCs w:val="0"/>
              <w:noProof/>
              <w:sz w:val="24"/>
              <w:szCs w:val="24"/>
              <w:lang w:val="en-US"/>
            </w:rPr>
          </w:pPr>
          <w:hyperlink w:anchor="_Toc223280066" w:history="1">
            <w:r w:rsidRPr="00EF14D6">
              <w:rPr>
                <w:rStyle w:val="Hipervnculo"/>
                <w:rFonts w:ascii="Arial" w:hAnsi="Arial" w:cs="Arial"/>
                <w:noProof/>
                <w:lang w:val="en-US"/>
              </w:rPr>
              <w:t>Proyecto 9. Artificial intelligence-based adaptive anomaly detection technology for IaaS cloud.</w:t>
            </w:r>
            <w:r>
              <w:rPr>
                <w:noProof/>
                <w:webHidden/>
              </w:rPr>
              <w:tab/>
            </w:r>
            <w:r>
              <w:rPr>
                <w:noProof/>
                <w:webHidden/>
              </w:rPr>
              <w:fldChar w:fldCharType="begin"/>
            </w:r>
            <w:r>
              <w:rPr>
                <w:noProof/>
                <w:webHidden/>
              </w:rPr>
              <w:instrText xml:space="preserve"> PAGEREF _Toc223280066 \h </w:instrText>
            </w:r>
            <w:r>
              <w:rPr>
                <w:noProof/>
                <w:webHidden/>
              </w:rPr>
            </w:r>
            <w:r>
              <w:rPr>
                <w:noProof/>
                <w:webHidden/>
              </w:rPr>
              <w:fldChar w:fldCharType="separate"/>
            </w:r>
            <w:r>
              <w:rPr>
                <w:noProof/>
                <w:webHidden/>
              </w:rPr>
              <w:t>26</w:t>
            </w:r>
            <w:r>
              <w:rPr>
                <w:noProof/>
                <w:webHidden/>
              </w:rPr>
              <w:fldChar w:fldCharType="end"/>
            </w:r>
          </w:hyperlink>
        </w:p>
        <w:p w14:paraId="280623C9" w14:textId="24598EC9" w:rsidR="0052092A" w:rsidRDefault="0052092A">
          <w:pPr>
            <w:pStyle w:val="TDC2"/>
            <w:tabs>
              <w:tab w:val="right" w:leader="dot" w:pos="8828"/>
            </w:tabs>
            <w:rPr>
              <w:rFonts w:eastAsiaTheme="minorEastAsia"/>
              <w:b w:val="0"/>
              <w:bCs w:val="0"/>
              <w:noProof/>
              <w:sz w:val="24"/>
              <w:szCs w:val="24"/>
              <w:lang w:val="en-US"/>
            </w:rPr>
          </w:pPr>
          <w:hyperlink w:anchor="_Toc223280067" w:history="1">
            <w:r w:rsidRPr="00EF14D6">
              <w:rPr>
                <w:rStyle w:val="Hipervnculo"/>
                <w:rFonts w:ascii="Arial" w:hAnsi="Arial" w:cs="Arial"/>
                <w:noProof/>
                <w:lang w:val="en-US"/>
              </w:rPr>
              <w:t>Proyecto 10. AER: Auto-Encoder with Regression for Time Series Anomaly Detection.</w:t>
            </w:r>
            <w:r>
              <w:rPr>
                <w:noProof/>
                <w:webHidden/>
              </w:rPr>
              <w:tab/>
            </w:r>
            <w:r>
              <w:rPr>
                <w:noProof/>
                <w:webHidden/>
              </w:rPr>
              <w:fldChar w:fldCharType="begin"/>
            </w:r>
            <w:r>
              <w:rPr>
                <w:noProof/>
                <w:webHidden/>
              </w:rPr>
              <w:instrText xml:space="preserve"> PAGEREF _Toc223280067 \h </w:instrText>
            </w:r>
            <w:r>
              <w:rPr>
                <w:noProof/>
                <w:webHidden/>
              </w:rPr>
            </w:r>
            <w:r>
              <w:rPr>
                <w:noProof/>
                <w:webHidden/>
              </w:rPr>
              <w:fldChar w:fldCharType="separate"/>
            </w:r>
            <w:r>
              <w:rPr>
                <w:noProof/>
                <w:webHidden/>
              </w:rPr>
              <w:t>26</w:t>
            </w:r>
            <w:r>
              <w:rPr>
                <w:noProof/>
                <w:webHidden/>
              </w:rPr>
              <w:fldChar w:fldCharType="end"/>
            </w:r>
          </w:hyperlink>
        </w:p>
        <w:p w14:paraId="0E97A7D8" w14:textId="743665CC" w:rsidR="0052092A" w:rsidRDefault="0052092A">
          <w:pPr>
            <w:pStyle w:val="TDC1"/>
            <w:tabs>
              <w:tab w:val="right" w:leader="dot" w:pos="8828"/>
            </w:tabs>
            <w:rPr>
              <w:rFonts w:eastAsiaTheme="minorEastAsia"/>
              <w:b w:val="0"/>
              <w:bCs w:val="0"/>
              <w:i w:val="0"/>
              <w:iCs w:val="0"/>
              <w:noProof/>
              <w:lang w:val="en-US"/>
            </w:rPr>
          </w:pPr>
          <w:hyperlink w:anchor="_Toc223280068" w:history="1">
            <w:r w:rsidRPr="00EF14D6">
              <w:rPr>
                <w:rStyle w:val="Hipervnculo"/>
                <w:rFonts w:ascii="Arial" w:hAnsi="Arial" w:cs="Arial"/>
                <w:noProof/>
              </w:rPr>
              <w:t>Preguntas de investigación</w:t>
            </w:r>
            <w:r>
              <w:rPr>
                <w:noProof/>
                <w:webHidden/>
              </w:rPr>
              <w:tab/>
            </w:r>
            <w:r>
              <w:rPr>
                <w:noProof/>
                <w:webHidden/>
              </w:rPr>
              <w:fldChar w:fldCharType="begin"/>
            </w:r>
            <w:r>
              <w:rPr>
                <w:noProof/>
                <w:webHidden/>
              </w:rPr>
              <w:instrText xml:space="preserve"> PAGEREF _Toc223280068 \h </w:instrText>
            </w:r>
            <w:r>
              <w:rPr>
                <w:noProof/>
                <w:webHidden/>
              </w:rPr>
            </w:r>
            <w:r>
              <w:rPr>
                <w:noProof/>
                <w:webHidden/>
              </w:rPr>
              <w:fldChar w:fldCharType="separate"/>
            </w:r>
            <w:r>
              <w:rPr>
                <w:noProof/>
                <w:webHidden/>
              </w:rPr>
              <w:t>27</w:t>
            </w:r>
            <w:r>
              <w:rPr>
                <w:noProof/>
                <w:webHidden/>
              </w:rPr>
              <w:fldChar w:fldCharType="end"/>
            </w:r>
          </w:hyperlink>
        </w:p>
        <w:p w14:paraId="6B0ECA6E" w14:textId="34B3DC3D" w:rsidR="0052092A" w:rsidRDefault="0052092A">
          <w:pPr>
            <w:pStyle w:val="TDC1"/>
            <w:tabs>
              <w:tab w:val="right" w:leader="dot" w:pos="8828"/>
            </w:tabs>
            <w:rPr>
              <w:rFonts w:eastAsiaTheme="minorEastAsia"/>
              <w:b w:val="0"/>
              <w:bCs w:val="0"/>
              <w:i w:val="0"/>
              <w:iCs w:val="0"/>
              <w:noProof/>
              <w:lang w:val="en-US"/>
            </w:rPr>
          </w:pPr>
          <w:hyperlink w:anchor="_Toc223280069" w:history="1">
            <w:r w:rsidRPr="00EF14D6">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_Toc223280069 \h </w:instrText>
            </w:r>
            <w:r>
              <w:rPr>
                <w:noProof/>
                <w:webHidden/>
              </w:rPr>
            </w:r>
            <w:r>
              <w:rPr>
                <w:noProof/>
                <w:webHidden/>
              </w:rPr>
              <w:fldChar w:fldCharType="separate"/>
            </w:r>
            <w:r>
              <w:rPr>
                <w:noProof/>
                <w:webHidden/>
              </w:rPr>
              <w:t>27</w:t>
            </w:r>
            <w:r>
              <w:rPr>
                <w:noProof/>
                <w:webHidden/>
              </w:rPr>
              <w:fldChar w:fldCharType="end"/>
            </w:r>
          </w:hyperlink>
        </w:p>
        <w:p w14:paraId="3178CA4F" w14:textId="05A6A510" w:rsidR="0052092A" w:rsidRDefault="0052092A">
          <w:pPr>
            <w:pStyle w:val="TDC1"/>
            <w:tabs>
              <w:tab w:val="right" w:leader="dot" w:pos="8828"/>
            </w:tabs>
            <w:rPr>
              <w:rFonts w:eastAsiaTheme="minorEastAsia"/>
              <w:b w:val="0"/>
              <w:bCs w:val="0"/>
              <w:i w:val="0"/>
              <w:iCs w:val="0"/>
              <w:noProof/>
              <w:lang w:val="en-US"/>
            </w:rPr>
          </w:pPr>
          <w:hyperlink w:anchor="_Toc223280070" w:history="1">
            <w:r w:rsidRPr="00EF14D6">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_Toc223280070 \h </w:instrText>
            </w:r>
            <w:r>
              <w:rPr>
                <w:noProof/>
                <w:webHidden/>
              </w:rPr>
            </w:r>
            <w:r>
              <w:rPr>
                <w:noProof/>
                <w:webHidden/>
              </w:rPr>
              <w:fldChar w:fldCharType="separate"/>
            </w:r>
            <w:r>
              <w:rPr>
                <w:noProof/>
                <w:webHidden/>
              </w:rPr>
              <w:t>27</w:t>
            </w:r>
            <w:r>
              <w:rPr>
                <w:noProof/>
                <w:webHidden/>
              </w:rPr>
              <w:fldChar w:fldCharType="end"/>
            </w:r>
          </w:hyperlink>
        </w:p>
        <w:p w14:paraId="01F6055B" w14:textId="3F181462" w:rsidR="0052092A" w:rsidRDefault="0052092A">
          <w:pPr>
            <w:pStyle w:val="TDC1"/>
            <w:tabs>
              <w:tab w:val="right" w:leader="dot" w:pos="8828"/>
            </w:tabs>
            <w:rPr>
              <w:rFonts w:eastAsiaTheme="minorEastAsia"/>
              <w:b w:val="0"/>
              <w:bCs w:val="0"/>
              <w:i w:val="0"/>
              <w:iCs w:val="0"/>
              <w:noProof/>
              <w:lang w:val="en-US"/>
            </w:rPr>
          </w:pPr>
          <w:hyperlink w:anchor="_Toc223280071" w:history="1">
            <w:r w:rsidRPr="00EF14D6">
              <w:rPr>
                <w:rStyle w:val="Hipervnculo"/>
                <w:rFonts w:ascii="Arial" w:hAnsi="Arial" w:cs="Arial"/>
                <w:noProof/>
              </w:rPr>
              <w:t>Método de investigación utilizado.</w:t>
            </w:r>
            <w:r>
              <w:rPr>
                <w:noProof/>
                <w:webHidden/>
              </w:rPr>
              <w:tab/>
            </w:r>
            <w:r>
              <w:rPr>
                <w:noProof/>
                <w:webHidden/>
              </w:rPr>
              <w:fldChar w:fldCharType="begin"/>
            </w:r>
            <w:r>
              <w:rPr>
                <w:noProof/>
                <w:webHidden/>
              </w:rPr>
              <w:instrText xml:space="preserve"> PAGEREF _Toc223280071 \h </w:instrText>
            </w:r>
            <w:r>
              <w:rPr>
                <w:noProof/>
                <w:webHidden/>
              </w:rPr>
            </w:r>
            <w:r>
              <w:rPr>
                <w:noProof/>
                <w:webHidden/>
              </w:rPr>
              <w:fldChar w:fldCharType="separate"/>
            </w:r>
            <w:r>
              <w:rPr>
                <w:noProof/>
                <w:webHidden/>
              </w:rPr>
              <w:t>27</w:t>
            </w:r>
            <w:r>
              <w:rPr>
                <w:noProof/>
                <w:webHidden/>
              </w:rPr>
              <w:fldChar w:fldCharType="end"/>
            </w:r>
          </w:hyperlink>
        </w:p>
        <w:p w14:paraId="56382091" w14:textId="48006FA3" w:rsidR="0052092A" w:rsidRDefault="0052092A">
          <w:pPr>
            <w:pStyle w:val="TDC1"/>
            <w:tabs>
              <w:tab w:val="right" w:leader="dot" w:pos="8828"/>
            </w:tabs>
            <w:rPr>
              <w:rFonts w:eastAsiaTheme="minorEastAsia"/>
              <w:b w:val="0"/>
              <w:bCs w:val="0"/>
              <w:i w:val="0"/>
              <w:iCs w:val="0"/>
              <w:noProof/>
              <w:lang w:val="en-US"/>
            </w:rPr>
          </w:pPr>
          <w:hyperlink w:anchor="_Toc223280072" w:history="1">
            <w:r w:rsidRPr="00EF14D6">
              <w:rPr>
                <w:rStyle w:val="Hipervnculo"/>
                <w:rFonts w:ascii="Arial" w:hAnsi="Arial" w:cs="Arial"/>
                <w:noProof/>
              </w:rPr>
              <w:t>Primera versión detallada de la solución propuesta</w:t>
            </w:r>
            <w:r>
              <w:rPr>
                <w:noProof/>
                <w:webHidden/>
              </w:rPr>
              <w:tab/>
            </w:r>
            <w:r>
              <w:rPr>
                <w:noProof/>
                <w:webHidden/>
              </w:rPr>
              <w:fldChar w:fldCharType="begin"/>
            </w:r>
            <w:r>
              <w:rPr>
                <w:noProof/>
                <w:webHidden/>
              </w:rPr>
              <w:instrText xml:space="preserve"> PAGEREF _Toc223280072 \h </w:instrText>
            </w:r>
            <w:r>
              <w:rPr>
                <w:noProof/>
                <w:webHidden/>
              </w:rPr>
            </w:r>
            <w:r>
              <w:rPr>
                <w:noProof/>
                <w:webHidden/>
              </w:rPr>
              <w:fldChar w:fldCharType="separate"/>
            </w:r>
            <w:r>
              <w:rPr>
                <w:noProof/>
                <w:webHidden/>
              </w:rPr>
              <w:t>28</w:t>
            </w:r>
            <w:r>
              <w:rPr>
                <w:noProof/>
                <w:webHidden/>
              </w:rPr>
              <w:fldChar w:fldCharType="end"/>
            </w:r>
          </w:hyperlink>
        </w:p>
        <w:p w14:paraId="42463079" w14:textId="292EF6A0" w:rsidR="0052092A" w:rsidRDefault="0052092A">
          <w:pPr>
            <w:pStyle w:val="TDC2"/>
            <w:tabs>
              <w:tab w:val="right" w:leader="dot" w:pos="8828"/>
            </w:tabs>
            <w:rPr>
              <w:rFonts w:eastAsiaTheme="minorEastAsia"/>
              <w:b w:val="0"/>
              <w:bCs w:val="0"/>
              <w:noProof/>
              <w:sz w:val="24"/>
              <w:szCs w:val="24"/>
              <w:lang w:val="en-US"/>
            </w:rPr>
          </w:pPr>
          <w:hyperlink w:anchor="_Toc223280073" w:history="1">
            <w:r w:rsidRPr="00EF14D6">
              <w:rPr>
                <w:rStyle w:val="Hipervnculo"/>
                <w:rFonts w:ascii="Arial" w:hAnsi="Arial" w:cs="Arial"/>
                <w:noProof/>
              </w:rPr>
              <w:t>A. Ingesta y consolidación de datos operativos</w:t>
            </w:r>
            <w:r>
              <w:rPr>
                <w:noProof/>
                <w:webHidden/>
              </w:rPr>
              <w:tab/>
            </w:r>
            <w:r>
              <w:rPr>
                <w:noProof/>
                <w:webHidden/>
              </w:rPr>
              <w:fldChar w:fldCharType="begin"/>
            </w:r>
            <w:r>
              <w:rPr>
                <w:noProof/>
                <w:webHidden/>
              </w:rPr>
              <w:instrText xml:space="preserve"> PAGEREF _Toc223280073 \h </w:instrText>
            </w:r>
            <w:r>
              <w:rPr>
                <w:noProof/>
                <w:webHidden/>
              </w:rPr>
            </w:r>
            <w:r>
              <w:rPr>
                <w:noProof/>
                <w:webHidden/>
              </w:rPr>
              <w:fldChar w:fldCharType="separate"/>
            </w:r>
            <w:r>
              <w:rPr>
                <w:noProof/>
                <w:webHidden/>
              </w:rPr>
              <w:t>28</w:t>
            </w:r>
            <w:r>
              <w:rPr>
                <w:noProof/>
                <w:webHidden/>
              </w:rPr>
              <w:fldChar w:fldCharType="end"/>
            </w:r>
          </w:hyperlink>
        </w:p>
        <w:p w14:paraId="19BE5B9D" w14:textId="77598551" w:rsidR="0052092A" w:rsidRDefault="0052092A">
          <w:pPr>
            <w:pStyle w:val="TDC2"/>
            <w:tabs>
              <w:tab w:val="right" w:leader="dot" w:pos="8828"/>
            </w:tabs>
            <w:rPr>
              <w:rFonts w:eastAsiaTheme="minorEastAsia"/>
              <w:b w:val="0"/>
              <w:bCs w:val="0"/>
              <w:noProof/>
              <w:sz w:val="24"/>
              <w:szCs w:val="24"/>
              <w:lang w:val="en-US"/>
            </w:rPr>
          </w:pPr>
          <w:hyperlink w:anchor="_Toc223280074" w:history="1">
            <w:r w:rsidRPr="00EF14D6">
              <w:rPr>
                <w:rStyle w:val="Hipervnculo"/>
                <w:rFonts w:ascii="Arial" w:hAnsi="Arial" w:cs="Arial"/>
                <w:noProof/>
              </w:rPr>
              <w:t>B. Modelo de predicción de series temporales</w:t>
            </w:r>
            <w:r>
              <w:rPr>
                <w:noProof/>
                <w:webHidden/>
              </w:rPr>
              <w:tab/>
            </w:r>
            <w:r>
              <w:rPr>
                <w:noProof/>
                <w:webHidden/>
              </w:rPr>
              <w:fldChar w:fldCharType="begin"/>
            </w:r>
            <w:r>
              <w:rPr>
                <w:noProof/>
                <w:webHidden/>
              </w:rPr>
              <w:instrText xml:space="preserve"> PAGEREF _Toc223280074 \h </w:instrText>
            </w:r>
            <w:r>
              <w:rPr>
                <w:noProof/>
                <w:webHidden/>
              </w:rPr>
            </w:r>
            <w:r>
              <w:rPr>
                <w:noProof/>
                <w:webHidden/>
              </w:rPr>
              <w:fldChar w:fldCharType="separate"/>
            </w:r>
            <w:r>
              <w:rPr>
                <w:noProof/>
                <w:webHidden/>
              </w:rPr>
              <w:t>29</w:t>
            </w:r>
            <w:r>
              <w:rPr>
                <w:noProof/>
                <w:webHidden/>
              </w:rPr>
              <w:fldChar w:fldCharType="end"/>
            </w:r>
          </w:hyperlink>
        </w:p>
        <w:p w14:paraId="36CD5EB7" w14:textId="35E796C1" w:rsidR="0052092A" w:rsidRDefault="0052092A">
          <w:pPr>
            <w:pStyle w:val="TDC2"/>
            <w:tabs>
              <w:tab w:val="right" w:leader="dot" w:pos="8828"/>
            </w:tabs>
            <w:rPr>
              <w:rFonts w:eastAsiaTheme="minorEastAsia"/>
              <w:b w:val="0"/>
              <w:bCs w:val="0"/>
              <w:noProof/>
              <w:sz w:val="24"/>
              <w:szCs w:val="24"/>
              <w:lang w:val="en-US"/>
            </w:rPr>
          </w:pPr>
          <w:hyperlink w:anchor="_Toc223280075" w:history="1">
            <w:r w:rsidRPr="00EF14D6">
              <w:rPr>
                <w:rStyle w:val="Hipervnculo"/>
                <w:rFonts w:ascii="Arial" w:hAnsi="Arial" w:cs="Arial"/>
                <w:noProof/>
              </w:rPr>
              <w:t>C. Detección de anomalías</w:t>
            </w:r>
            <w:r>
              <w:rPr>
                <w:noProof/>
                <w:webHidden/>
              </w:rPr>
              <w:tab/>
            </w:r>
            <w:r>
              <w:rPr>
                <w:noProof/>
                <w:webHidden/>
              </w:rPr>
              <w:fldChar w:fldCharType="begin"/>
            </w:r>
            <w:r>
              <w:rPr>
                <w:noProof/>
                <w:webHidden/>
              </w:rPr>
              <w:instrText xml:space="preserve"> PAGEREF _Toc223280075 \h </w:instrText>
            </w:r>
            <w:r>
              <w:rPr>
                <w:noProof/>
                <w:webHidden/>
              </w:rPr>
            </w:r>
            <w:r>
              <w:rPr>
                <w:noProof/>
                <w:webHidden/>
              </w:rPr>
              <w:fldChar w:fldCharType="separate"/>
            </w:r>
            <w:r>
              <w:rPr>
                <w:noProof/>
                <w:webHidden/>
              </w:rPr>
              <w:t>29</w:t>
            </w:r>
            <w:r>
              <w:rPr>
                <w:noProof/>
                <w:webHidden/>
              </w:rPr>
              <w:fldChar w:fldCharType="end"/>
            </w:r>
          </w:hyperlink>
        </w:p>
        <w:p w14:paraId="7FB773A9" w14:textId="60E173D3" w:rsidR="0052092A" w:rsidRDefault="0052092A">
          <w:pPr>
            <w:pStyle w:val="TDC2"/>
            <w:tabs>
              <w:tab w:val="right" w:leader="dot" w:pos="8828"/>
            </w:tabs>
            <w:rPr>
              <w:rFonts w:eastAsiaTheme="minorEastAsia"/>
              <w:b w:val="0"/>
              <w:bCs w:val="0"/>
              <w:noProof/>
              <w:sz w:val="24"/>
              <w:szCs w:val="24"/>
              <w:lang w:val="en-US"/>
            </w:rPr>
          </w:pPr>
          <w:hyperlink w:anchor="_Toc223280076" w:history="1">
            <w:r w:rsidRPr="00EF14D6">
              <w:rPr>
                <w:rStyle w:val="Hipervnculo"/>
                <w:rFonts w:ascii="Arial" w:hAnsi="Arial" w:cs="Arial"/>
                <w:noProof/>
              </w:rPr>
              <w:t>D. Orquestación y automatización con MLOps (CI/CD)</w:t>
            </w:r>
            <w:r>
              <w:rPr>
                <w:noProof/>
                <w:webHidden/>
              </w:rPr>
              <w:tab/>
            </w:r>
            <w:r>
              <w:rPr>
                <w:noProof/>
                <w:webHidden/>
              </w:rPr>
              <w:fldChar w:fldCharType="begin"/>
            </w:r>
            <w:r>
              <w:rPr>
                <w:noProof/>
                <w:webHidden/>
              </w:rPr>
              <w:instrText xml:space="preserve"> PAGEREF _Toc223280076 \h </w:instrText>
            </w:r>
            <w:r>
              <w:rPr>
                <w:noProof/>
                <w:webHidden/>
              </w:rPr>
            </w:r>
            <w:r>
              <w:rPr>
                <w:noProof/>
                <w:webHidden/>
              </w:rPr>
              <w:fldChar w:fldCharType="separate"/>
            </w:r>
            <w:r>
              <w:rPr>
                <w:noProof/>
                <w:webHidden/>
              </w:rPr>
              <w:t>30</w:t>
            </w:r>
            <w:r>
              <w:rPr>
                <w:noProof/>
                <w:webHidden/>
              </w:rPr>
              <w:fldChar w:fldCharType="end"/>
            </w:r>
          </w:hyperlink>
        </w:p>
        <w:p w14:paraId="3BDD0ACA" w14:textId="640FF5CC" w:rsidR="0052092A" w:rsidRDefault="0052092A">
          <w:pPr>
            <w:pStyle w:val="TDC2"/>
            <w:tabs>
              <w:tab w:val="right" w:leader="dot" w:pos="8828"/>
            </w:tabs>
            <w:rPr>
              <w:rFonts w:eastAsiaTheme="minorEastAsia"/>
              <w:b w:val="0"/>
              <w:bCs w:val="0"/>
              <w:noProof/>
              <w:sz w:val="24"/>
              <w:szCs w:val="24"/>
              <w:lang w:val="en-US"/>
            </w:rPr>
          </w:pPr>
          <w:hyperlink w:anchor="_Toc223280077" w:history="1">
            <w:r w:rsidRPr="00EF14D6">
              <w:rPr>
                <w:rStyle w:val="Hipervnculo"/>
                <w:rFonts w:ascii="Arial" w:hAnsi="Arial" w:cs="Arial"/>
                <w:noProof/>
              </w:rPr>
              <w:t>F. Tablero de visualización y gobernanza</w:t>
            </w:r>
            <w:r>
              <w:rPr>
                <w:noProof/>
                <w:webHidden/>
              </w:rPr>
              <w:tab/>
            </w:r>
            <w:r>
              <w:rPr>
                <w:noProof/>
                <w:webHidden/>
              </w:rPr>
              <w:fldChar w:fldCharType="begin"/>
            </w:r>
            <w:r>
              <w:rPr>
                <w:noProof/>
                <w:webHidden/>
              </w:rPr>
              <w:instrText xml:space="preserve"> PAGEREF _Toc223280077 \h </w:instrText>
            </w:r>
            <w:r>
              <w:rPr>
                <w:noProof/>
                <w:webHidden/>
              </w:rPr>
            </w:r>
            <w:r>
              <w:rPr>
                <w:noProof/>
                <w:webHidden/>
              </w:rPr>
              <w:fldChar w:fldCharType="separate"/>
            </w:r>
            <w:r>
              <w:rPr>
                <w:noProof/>
                <w:webHidden/>
              </w:rPr>
              <w:t>30</w:t>
            </w:r>
            <w:r>
              <w:rPr>
                <w:noProof/>
                <w:webHidden/>
              </w:rPr>
              <w:fldChar w:fldCharType="end"/>
            </w:r>
          </w:hyperlink>
        </w:p>
        <w:p w14:paraId="29F3AC8B" w14:textId="11D97A14" w:rsidR="0052092A" w:rsidRDefault="0052092A">
          <w:pPr>
            <w:pStyle w:val="TDC1"/>
            <w:tabs>
              <w:tab w:val="right" w:leader="dot" w:pos="8828"/>
            </w:tabs>
            <w:rPr>
              <w:rFonts w:eastAsiaTheme="minorEastAsia"/>
              <w:b w:val="0"/>
              <w:bCs w:val="0"/>
              <w:i w:val="0"/>
              <w:iCs w:val="0"/>
              <w:noProof/>
              <w:lang w:val="en-US"/>
            </w:rPr>
          </w:pPr>
          <w:hyperlink w:anchor="_Toc223280078" w:history="1">
            <w:r w:rsidRPr="00EF14D6">
              <w:rPr>
                <w:rStyle w:val="Hipervnculo"/>
                <w:rFonts w:ascii="Arial" w:hAnsi="Arial" w:cs="Arial"/>
                <w:noProof/>
              </w:rPr>
              <w:t>Segunda versión detallada de la solución propuesta</w:t>
            </w:r>
            <w:r>
              <w:rPr>
                <w:noProof/>
                <w:webHidden/>
              </w:rPr>
              <w:tab/>
            </w:r>
            <w:r>
              <w:rPr>
                <w:noProof/>
                <w:webHidden/>
              </w:rPr>
              <w:fldChar w:fldCharType="begin"/>
            </w:r>
            <w:r>
              <w:rPr>
                <w:noProof/>
                <w:webHidden/>
              </w:rPr>
              <w:instrText xml:space="preserve"> PAGEREF _Toc223280078 \h </w:instrText>
            </w:r>
            <w:r>
              <w:rPr>
                <w:noProof/>
                <w:webHidden/>
              </w:rPr>
            </w:r>
            <w:r>
              <w:rPr>
                <w:noProof/>
                <w:webHidden/>
              </w:rPr>
              <w:fldChar w:fldCharType="separate"/>
            </w:r>
            <w:r>
              <w:rPr>
                <w:noProof/>
                <w:webHidden/>
              </w:rPr>
              <w:t>30</w:t>
            </w:r>
            <w:r>
              <w:rPr>
                <w:noProof/>
                <w:webHidden/>
              </w:rPr>
              <w:fldChar w:fldCharType="end"/>
            </w:r>
          </w:hyperlink>
        </w:p>
        <w:p w14:paraId="042F1D14" w14:textId="5E1B932F" w:rsidR="0052092A" w:rsidRDefault="0052092A">
          <w:pPr>
            <w:pStyle w:val="TDC2"/>
            <w:tabs>
              <w:tab w:val="right" w:leader="dot" w:pos="8828"/>
            </w:tabs>
            <w:rPr>
              <w:rFonts w:eastAsiaTheme="minorEastAsia"/>
              <w:b w:val="0"/>
              <w:bCs w:val="0"/>
              <w:noProof/>
              <w:sz w:val="24"/>
              <w:szCs w:val="24"/>
              <w:lang w:val="en-US"/>
            </w:rPr>
          </w:pPr>
          <w:hyperlink w:anchor="_Toc223280079" w:history="1">
            <w:r w:rsidRPr="00EF14D6">
              <w:rPr>
                <w:rStyle w:val="Hipervnculo"/>
                <w:rFonts w:ascii="Arial" w:hAnsi="Arial" w:cs="Arial"/>
                <w:noProof/>
              </w:rPr>
              <w:t>A. Ingesta de datos y arquitectura de características</w:t>
            </w:r>
            <w:r>
              <w:rPr>
                <w:noProof/>
                <w:webHidden/>
              </w:rPr>
              <w:tab/>
            </w:r>
            <w:r>
              <w:rPr>
                <w:noProof/>
                <w:webHidden/>
              </w:rPr>
              <w:fldChar w:fldCharType="begin"/>
            </w:r>
            <w:r>
              <w:rPr>
                <w:noProof/>
                <w:webHidden/>
              </w:rPr>
              <w:instrText xml:space="preserve"> PAGEREF _Toc223280079 \h </w:instrText>
            </w:r>
            <w:r>
              <w:rPr>
                <w:noProof/>
                <w:webHidden/>
              </w:rPr>
            </w:r>
            <w:r>
              <w:rPr>
                <w:noProof/>
                <w:webHidden/>
              </w:rPr>
              <w:fldChar w:fldCharType="separate"/>
            </w:r>
            <w:r>
              <w:rPr>
                <w:noProof/>
                <w:webHidden/>
              </w:rPr>
              <w:t>30</w:t>
            </w:r>
            <w:r>
              <w:rPr>
                <w:noProof/>
                <w:webHidden/>
              </w:rPr>
              <w:fldChar w:fldCharType="end"/>
            </w:r>
          </w:hyperlink>
        </w:p>
        <w:p w14:paraId="1E7B2DCF" w14:textId="53E4A55B" w:rsidR="0052092A" w:rsidRDefault="0052092A">
          <w:pPr>
            <w:pStyle w:val="TDC2"/>
            <w:tabs>
              <w:tab w:val="right" w:leader="dot" w:pos="8828"/>
            </w:tabs>
            <w:rPr>
              <w:rFonts w:eastAsiaTheme="minorEastAsia"/>
              <w:b w:val="0"/>
              <w:bCs w:val="0"/>
              <w:noProof/>
              <w:sz w:val="24"/>
              <w:szCs w:val="24"/>
              <w:lang w:val="en-US"/>
            </w:rPr>
          </w:pPr>
          <w:hyperlink w:anchor="_Toc223280080" w:history="1">
            <w:r w:rsidRPr="00EF14D6">
              <w:rPr>
                <w:rStyle w:val="Hipervnculo"/>
                <w:rFonts w:ascii="Arial" w:hAnsi="Arial" w:cs="Arial"/>
                <w:noProof/>
              </w:rPr>
              <w:t>B. Predicción probabilística mediante regresión por cuantiles</w:t>
            </w:r>
            <w:r>
              <w:rPr>
                <w:noProof/>
                <w:webHidden/>
              </w:rPr>
              <w:tab/>
            </w:r>
            <w:r>
              <w:rPr>
                <w:noProof/>
                <w:webHidden/>
              </w:rPr>
              <w:fldChar w:fldCharType="begin"/>
            </w:r>
            <w:r>
              <w:rPr>
                <w:noProof/>
                <w:webHidden/>
              </w:rPr>
              <w:instrText xml:space="preserve"> PAGEREF _Toc223280080 \h </w:instrText>
            </w:r>
            <w:r>
              <w:rPr>
                <w:noProof/>
                <w:webHidden/>
              </w:rPr>
            </w:r>
            <w:r>
              <w:rPr>
                <w:noProof/>
                <w:webHidden/>
              </w:rPr>
              <w:fldChar w:fldCharType="separate"/>
            </w:r>
            <w:r>
              <w:rPr>
                <w:noProof/>
                <w:webHidden/>
              </w:rPr>
              <w:t>31</w:t>
            </w:r>
            <w:r>
              <w:rPr>
                <w:noProof/>
                <w:webHidden/>
              </w:rPr>
              <w:fldChar w:fldCharType="end"/>
            </w:r>
          </w:hyperlink>
        </w:p>
        <w:p w14:paraId="769911BF" w14:textId="2C362394" w:rsidR="0052092A" w:rsidRDefault="0052092A">
          <w:pPr>
            <w:pStyle w:val="TDC2"/>
            <w:tabs>
              <w:tab w:val="right" w:leader="dot" w:pos="8828"/>
            </w:tabs>
            <w:rPr>
              <w:rFonts w:eastAsiaTheme="minorEastAsia"/>
              <w:b w:val="0"/>
              <w:bCs w:val="0"/>
              <w:noProof/>
              <w:sz w:val="24"/>
              <w:szCs w:val="24"/>
              <w:lang w:val="en-US"/>
            </w:rPr>
          </w:pPr>
          <w:hyperlink w:anchor="_Toc223280081" w:history="1">
            <w:r w:rsidRPr="00EF14D6">
              <w:rPr>
                <w:rStyle w:val="Hipervnculo"/>
                <w:rFonts w:ascii="Arial" w:hAnsi="Arial" w:cs="Arial"/>
                <w:noProof/>
              </w:rPr>
              <w:t>C. Detección de anomalías en la ejecución de reportes</w:t>
            </w:r>
            <w:r>
              <w:rPr>
                <w:noProof/>
                <w:webHidden/>
              </w:rPr>
              <w:tab/>
            </w:r>
            <w:r>
              <w:rPr>
                <w:noProof/>
                <w:webHidden/>
              </w:rPr>
              <w:fldChar w:fldCharType="begin"/>
            </w:r>
            <w:r>
              <w:rPr>
                <w:noProof/>
                <w:webHidden/>
              </w:rPr>
              <w:instrText xml:space="preserve"> PAGEREF _Toc223280081 \h </w:instrText>
            </w:r>
            <w:r>
              <w:rPr>
                <w:noProof/>
                <w:webHidden/>
              </w:rPr>
            </w:r>
            <w:r>
              <w:rPr>
                <w:noProof/>
                <w:webHidden/>
              </w:rPr>
              <w:fldChar w:fldCharType="separate"/>
            </w:r>
            <w:r>
              <w:rPr>
                <w:noProof/>
                <w:webHidden/>
              </w:rPr>
              <w:t>31</w:t>
            </w:r>
            <w:r>
              <w:rPr>
                <w:noProof/>
                <w:webHidden/>
              </w:rPr>
              <w:fldChar w:fldCharType="end"/>
            </w:r>
          </w:hyperlink>
        </w:p>
        <w:p w14:paraId="694ACB63" w14:textId="728B5125" w:rsidR="0052092A" w:rsidRDefault="0052092A">
          <w:pPr>
            <w:pStyle w:val="TDC2"/>
            <w:tabs>
              <w:tab w:val="right" w:leader="dot" w:pos="8828"/>
            </w:tabs>
            <w:rPr>
              <w:rFonts w:eastAsiaTheme="minorEastAsia"/>
              <w:b w:val="0"/>
              <w:bCs w:val="0"/>
              <w:noProof/>
              <w:sz w:val="24"/>
              <w:szCs w:val="24"/>
              <w:lang w:val="en-US"/>
            </w:rPr>
          </w:pPr>
          <w:hyperlink w:anchor="_Toc223280082" w:history="1">
            <w:r w:rsidRPr="00EF14D6">
              <w:rPr>
                <w:rStyle w:val="Hipervnculo"/>
                <w:rFonts w:ascii="Arial" w:hAnsi="Arial" w:cs="Arial"/>
                <w:noProof/>
              </w:rPr>
              <w:t>D. Ciclo de vida MLOps y gobernanza del modelo</w:t>
            </w:r>
            <w:r>
              <w:rPr>
                <w:noProof/>
                <w:webHidden/>
              </w:rPr>
              <w:tab/>
            </w:r>
            <w:r>
              <w:rPr>
                <w:noProof/>
                <w:webHidden/>
              </w:rPr>
              <w:fldChar w:fldCharType="begin"/>
            </w:r>
            <w:r>
              <w:rPr>
                <w:noProof/>
                <w:webHidden/>
              </w:rPr>
              <w:instrText xml:space="preserve"> PAGEREF _Toc223280082 \h </w:instrText>
            </w:r>
            <w:r>
              <w:rPr>
                <w:noProof/>
                <w:webHidden/>
              </w:rPr>
            </w:r>
            <w:r>
              <w:rPr>
                <w:noProof/>
                <w:webHidden/>
              </w:rPr>
              <w:fldChar w:fldCharType="separate"/>
            </w:r>
            <w:r>
              <w:rPr>
                <w:noProof/>
                <w:webHidden/>
              </w:rPr>
              <w:t>31</w:t>
            </w:r>
            <w:r>
              <w:rPr>
                <w:noProof/>
                <w:webHidden/>
              </w:rPr>
              <w:fldChar w:fldCharType="end"/>
            </w:r>
          </w:hyperlink>
        </w:p>
        <w:p w14:paraId="756990AB" w14:textId="69FE8BC2" w:rsidR="0052092A" w:rsidRDefault="0052092A">
          <w:pPr>
            <w:pStyle w:val="TDC2"/>
            <w:tabs>
              <w:tab w:val="right" w:leader="dot" w:pos="8828"/>
            </w:tabs>
            <w:rPr>
              <w:rFonts w:eastAsiaTheme="minorEastAsia"/>
              <w:b w:val="0"/>
              <w:bCs w:val="0"/>
              <w:noProof/>
              <w:sz w:val="24"/>
              <w:szCs w:val="24"/>
              <w:lang w:val="en-US"/>
            </w:rPr>
          </w:pPr>
          <w:hyperlink w:anchor="_Toc223280083" w:history="1">
            <w:r w:rsidRPr="00EF14D6">
              <w:rPr>
                <w:rStyle w:val="Hipervnculo"/>
                <w:rFonts w:ascii="Arial" w:hAnsi="Arial" w:cs="Arial"/>
                <w:noProof/>
              </w:rPr>
              <w:t>E. Motor de decisiones y recomendación de colas</w:t>
            </w:r>
            <w:r>
              <w:rPr>
                <w:noProof/>
                <w:webHidden/>
              </w:rPr>
              <w:tab/>
            </w:r>
            <w:r>
              <w:rPr>
                <w:noProof/>
                <w:webHidden/>
              </w:rPr>
              <w:fldChar w:fldCharType="begin"/>
            </w:r>
            <w:r>
              <w:rPr>
                <w:noProof/>
                <w:webHidden/>
              </w:rPr>
              <w:instrText xml:space="preserve"> PAGEREF _Toc223280083 \h </w:instrText>
            </w:r>
            <w:r>
              <w:rPr>
                <w:noProof/>
                <w:webHidden/>
              </w:rPr>
            </w:r>
            <w:r>
              <w:rPr>
                <w:noProof/>
                <w:webHidden/>
              </w:rPr>
              <w:fldChar w:fldCharType="separate"/>
            </w:r>
            <w:r>
              <w:rPr>
                <w:noProof/>
                <w:webHidden/>
              </w:rPr>
              <w:t>31</w:t>
            </w:r>
            <w:r>
              <w:rPr>
                <w:noProof/>
                <w:webHidden/>
              </w:rPr>
              <w:fldChar w:fldCharType="end"/>
            </w:r>
          </w:hyperlink>
        </w:p>
        <w:p w14:paraId="6DDFEC0D" w14:textId="112E420D" w:rsidR="0052092A" w:rsidRDefault="0052092A">
          <w:pPr>
            <w:pStyle w:val="TDC2"/>
            <w:tabs>
              <w:tab w:val="right" w:leader="dot" w:pos="8828"/>
            </w:tabs>
            <w:rPr>
              <w:rFonts w:eastAsiaTheme="minorEastAsia"/>
              <w:b w:val="0"/>
              <w:bCs w:val="0"/>
              <w:noProof/>
              <w:sz w:val="24"/>
              <w:szCs w:val="24"/>
              <w:lang w:val="en-US"/>
            </w:rPr>
          </w:pPr>
          <w:hyperlink w:anchor="_Toc223280084" w:history="1">
            <w:r w:rsidRPr="00EF14D6">
              <w:rPr>
                <w:rStyle w:val="Hipervnculo"/>
                <w:rFonts w:ascii="Arial" w:hAnsi="Arial" w:cs="Arial"/>
                <w:noProof/>
              </w:rPr>
              <w:t>F. Dashboard analítico de gestión</w:t>
            </w:r>
            <w:r>
              <w:rPr>
                <w:noProof/>
                <w:webHidden/>
              </w:rPr>
              <w:tab/>
            </w:r>
            <w:r>
              <w:rPr>
                <w:noProof/>
                <w:webHidden/>
              </w:rPr>
              <w:fldChar w:fldCharType="begin"/>
            </w:r>
            <w:r>
              <w:rPr>
                <w:noProof/>
                <w:webHidden/>
              </w:rPr>
              <w:instrText xml:space="preserve"> PAGEREF _Toc223280084 \h </w:instrText>
            </w:r>
            <w:r>
              <w:rPr>
                <w:noProof/>
                <w:webHidden/>
              </w:rPr>
            </w:r>
            <w:r>
              <w:rPr>
                <w:noProof/>
                <w:webHidden/>
              </w:rPr>
              <w:fldChar w:fldCharType="separate"/>
            </w:r>
            <w:r>
              <w:rPr>
                <w:noProof/>
                <w:webHidden/>
              </w:rPr>
              <w:t>32</w:t>
            </w:r>
            <w:r>
              <w:rPr>
                <w:noProof/>
                <w:webHidden/>
              </w:rPr>
              <w:fldChar w:fldCharType="end"/>
            </w:r>
          </w:hyperlink>
        </w:p>
        <w:p w14:paraId="426F9959" w14:textId="007ADAA8" w:rsidR="0052092A" w:rsidRDefault="0052092A">
          <w:pPr>
            <w:pStyle w:val="TDC1"/>
            <w:tabs>
              <w:tab w:val="right" w:leader="dot" w:pos="8828"/>
            </w:tabs>
            <w:rPr>
              <w:rFonts w:eastAsiaTheme="minorEastAsia"/>
              <w:b w:val="0"/>
              <w:bCs w:val="0"/>
              <w:i w:val="0"/>
              <w:iCs w:val="0"/>
              <w:noProof/>
              <w:lang w:val="en-US"/>
            </w:rPr>
          </w:pPr>
          <w:hyperlink w:anchor="_Toc223280085" w:history="1">
            <w:r w:rsidRPr="00EF14D6">
              <w:rPr>
                <w:rStyle w:val="Hipervnculo"/>
                <w:rFonts w:ascii="Arial" w:hAnsi="Arial" w:cs="Arial"/>
                <w:noProof/>
              </w:rPr>
              <w:t>Cronograma de actividades</w:t>
            </w:r>
            <w:r>
              <w:rPr>
                <w:noProof/>
                <w:webHidden/>
              </w:rPr>
              <w:tab/>
            </w:r>
            <w:r>
              <w:rPr>
                <w:noProof/>
                <w:webHidden/>
              </w:rPr>
              <w:fldChar w:fldCharType="begin"/>
            </w:r>
            <w:r>
              <w:rPr>
                <w:noProof/>
                <w:webHidden/>
              </w:rPr>
              <w:instrText xml:space="preserve"> PAGEREF _Toc223280085 \h </w:instrText>
            </w:r>
            <w:r>
              <w:rPr>
                <w:noProof/>
                <w:webHidden/>
              </w:rPr>
            </w:r>
            <w:r>
              <w:rPr>
                <w:noProof/>
                <w:webHidden/>
              </w:rPr>
              <w:fldChar w:fldCharType="separate"/>
            </w:r>
            <w:r>
              <w:rPr>
                <w:noProof/>
                <w:webHidden/>
              </w:rPr>
              <w:t>32</w:t>
            </w:r>
            <w:r>
              <w:rPr>
                <w:noProof/>
                <w:webHidden/>
              </w:rPr>
              <w:fldChar w:fldCharType="end"/>
            </w:r>
          </w:hyperlink>
        </w:p>
        <w:p w14:paraId="4E5AB117" w14:textId="5127EFC9" w:rsidR="0052092A" w:rsidRDefault="0052092A">
          <w:pPr>
            <w:pStyle w:val="TDC1"/>
            <w:tabs>
              <w:tab w:val="right" w:leader="dot" w:pos="8828"/>
            </w:tabs>
            <w:rPr>
              <w:rFonts w:eastAsiaTheme="minorEastAsia"/>
              <w:b w:val="0"/>
              <w:bCs w:val="0"/>
              <w:i w:val="0"/>
              <w:iCs w:val="0"/>
              <w:noProof/>
              <w:lang w:val="en-US"/>
            </w:rPr>
          </w:pPr>
          <w:hyperlink w:anchor="_Toc223280086" w:history="1">
            <w:r w:rsidRPr="00EF14D6">
              <w:rPr>
                <w:rStyle w:val="Hipervnculo"/>
                <w:rFonts w:ascii="Arial" w:hAnsi="Arial" w:cs="Arial"/>
                <w:noProof/>
              </w:rPr>
              <w:t>Experimentación</w:t>
            </w:r>
            <w:r>
              <w:rPr>
                <w:noProof/>
                <w:webHidden/>
              </w:rPr>
              <w:tab/>
            </w:r>
            <w:r>
              <w:rPr>
                <w:noProof/>
                <w:webHidden/>
              </w:rPr>
              <w:fldChar w:fldCharType="begin"/>
            </w:r>
            <w:r>
              <w:rPr>
                <w:noProof/>
                <w:webHidden/>
              </w:rPr>
              <w:instrText xml:space="preserve"> PAGEREF _Toc223280086 \h </w:instrText>
            </w:r>
            <w:r>
              <w:rPr>
                <w:noProof/>
                <w:webHidden/>
              </w:rPr>
            </w:r>
            <w:r>
              <w:rPr>
                <w:noProof/>
                <w:webHidden/>
              </w:rPr>
              <w:fldChar w:fldCharType="separate"/>
            </w:r>
            <w:r>
              <w:rPr>
                <w:noProof/>
                <w:webHidden/>
              </w:rPr>
              <w:t>32</w:t>
            </w:r>
            <w:r>
              <w:rPr>
                <w:noProof/>
                <w:webHidden/>
              </w:rPr>
              <w:fldChar w:fldCharType="end"/>
            </w:r>
          </w:hyperlink>
        </w:p>
        <w:p w14:paraId="08489D52" w14:textId="61967178" w:rsidR="0052092A" w:rsidRDefault="0052092A">
          <w:pPr>
            <w:pStyle w:val="TDC2"/>
            <w:tabs>
              <w:tab w:val="right" w:leader="dot" w:pos="8828"/>
            </w:tabs>
            <w:rPr>
              <w:rFonts w:eastAsiaTheme="minorEastAsia"/>
              <w:b w:val="0"/>
              <w:bCs w:val="0"/>
              <w:noProof/>
              <w:sz w:val="24"/>
              <w:szCs w:val="24"/>
              <w:lang w:val="en-US"/>
            </w:rPr>
          </w:pPr>
          <w:hyperlink w:anchor="_Toc223280087" w:history="1">
            <w:r w:rsidRPr="00EF14D6">
              <w:rPr>
                <w:rStyle w:val="Hipervnculo"/>
                <w:rFonts w:ascii="Arial" w:hAnsi="Arial" w:cs="Arial"/>
                <w:noProof/>
              </w:rPr>
              <w:t>Diseño de la Ingeniería de Características</w:t>
            </w:r>
            <w:r>
              <w:rPr>
                <w:noProof/>
                <w:webHidden/>
              </w:rPr>
              <w:tab/>
            </w:r>
            <w:r>
              <w:rPr>
                <w:noProof/>
                <w:webHidden/>
              </w:rPr>
              <w:fldChar w:fldCharType="begin"/>
            </w:r>
            <w:r>
              <w:rPr>
                <w:noProof/>
                <w:webHidden/>
              </w:rPr>
              <w:instrText xml:space="preserve"> PAGEREF _Toc223280087 \h </w:instrText>
            </w:r>
            <w:r>
              <w:rPr>
                <w:noProof/>
                <w:webHidden/>
              </w:rPr>
            </w:r>
            <w:r>
              <w:rPr>
                <w:noProof/>
                <w:webHidden/>
              </w:rPr>
              <w:fldChar w:fldCharType="separate"/>
            </w:r>
            <w:r>
              <w:rPr>
                <w:noProof/>
                <w:webHidden/>
              </w:rPr>
              <w:t>33</w:t>
            </w:r>
            <w:r>
              <w:rPr>
                <w:noProof/>
                <w:webHidden/>
              </w:rPr>
              <w:fldChar w:fldCharType="end"/>
            </w:r>
          </w:hyperlink>
        </w:p>
        <w:p w14:paraId="64C7FDB9" w14:textId="0C43426B" w:rsidR="0052092A" w:rsidRDefault="0052092A">
          <w:pPr>
            <w:pStyle w:val="TDC2"/>
            <w:tabs>
              <w:tab w:val="right" w:leader="dot" w:pos="8828"/>
            </w:tabs>
            <w:rPr>
              <w:rFonts w:eastAsiaTheme="minorEastAsia"/>
              <w:b w:val="0"/>
              <w:bCs w:val="0"/>
              <w:noProof/>
              <w:sz w:val="24"/>
              <w:szCs w:val="24"/>
              <w:lang w:val="en-US"/>
            </w:rPr>
          </w:pPr>
          <w:hyperlink w:anchor="_Toc223280088" w:history="1">
            <w:r w:rsidRPr="00EF14D6">
              <w:rPr>
                <w:rStyle w:val="Hipervnculo"/>
                <w:rFonts w:ascii="Arial" w:hAnsi="Arial" w:cs="Arial"/>
                <w:noProof/>
              </w:rPr>
              <w:t>Protocolo de Validación Temporal</w:t>
            </w:r>
            <w:r>
              <w:rPr>
                <w:noProof/>
                <w:webHidden/>
              </w:rPr>
              <w:tab/>
            </w:r>
            <w:r>
              <w:rPr>
                <w:noProof/>
                <w:webHidden/>
              </w:rPr>
              <w:fldChar w:fldCharType="begin"/>
            </w:r>
            <w:r>
              <w:rPr>
                <w:noProof/>
                <w:webHidden/>
              </w:rPr>
              <w:instrText xml:space="preserve"> PAGEREF _Toc223280088 \h </w:instrText>
            </w:r>
            <w:r>
              <w:rPr>
                <w:noProof/>
                <w:webHidden/>
              </w:rPr>
            </w:r>
            <w:r>
              <w:rPr>
                <w:noProof/>
                <w:webHidden/>
              </w:rPr>
              <w:fldChar w:fldCharType="separate"/>
            </w:r>
            <w:r>
              <w:rPr>
                <w:noProof/>
                <w:webHidden/>
              </w:rPr>
              <w:t>33</w:t>
            </w:r>
            <w:r>
              <w:rPr>
                <w:noProof/>
                <w:webHidden/>
              </w:rPr>
              <w:fldChar w:fldCharType="end"/>
            </w:r>
          </w:hyperlink>
        </w:p>
        <w:p w14:paraId="675D7F1E" w14:textId="3DC1F41A" w:rsidR="0052092A" w:rsidRDefault="0052092A">
          <w:pPr>
            <w:pStyle w:val="TDC2"/>
            <w:tabs>
              <w:tab w:val="right" w:leader="dot" w:pos="8828"/>
            </w:tabs>
            <w:rPr>
              <w:rFonts w:eastAsiaTheme="minorEastAsia"/>
              <w:b w:val="0"/>
              <w:bCs w:val="0"/>
              <w:noProof/>
              <w:sz w:val="24"/>
              <w:szCs w:val="24"/>
              <w:lang w:val="en-US"/>
            </w:rPr>
          </w:pPr>
          <w:hyperlink w:anchor="_Toc223280089" w:history="1">
            <w:r w:rsidRPr="00EF14D6">
              <w:rPr>
                <w:rStyle w:val="Hipervnculo"/>
                <w:rFonts w:ascii="Arial" w:hAnsi="Arial" w:cs="Arial"/>
                <w:noProof/>
              </w:rPr>
              <w:t>Protocolo de Validación Temporal</w:t>
            </w:r>
            <w:r>
              <w:rPr>
                <w:noProof/>
                <w:webHidden/>
              </w:rPr>
              <w:tab/>
            </w:r>
            <w:r>
              <w:rPr>
                <w:noProof/>
                <w:webHidden/>
              </w:rPr>
              <w:fldChar w:fldCharType="begin"/>
            </w:r>
            <w:r>
              <w:rPr>
                <w:noProof/>
                <w:webHidden/>
              </w:rPr>
              <w:instrText xml:space="preserve"> PAGEREF _Toc223280089 \h </w:instrText>
            </w:r>
            <w:r>
              <w:rPr>
                <w:noProof/>
                <w:webHidden/>
              </w:rPr>
            </w:r>
            <w:r>
              <w:rPr>
                <w:noProof/>
                <w:webHidden/>
              </w:rPr>
              <w:fldChar w:fldCharType="separate"/>
            </w:r>
            <w:r>
              <w:rPr>
                <w:noProof/>
                <w:webHidden/>
              </w:rPr>
              <w:t>33</w:t>
            </w:r>
            <w:r>
              <w:rPr>
                <w:noProof/>
                <w:webHidden/>
              </w:rPr>
              <w:fldChar w:fldCharType="end"/>
            </w:r>
          </w:hyperlink>
        </w:p>
        <w:p w14:paraId="08E284BC" w14:textId="25362D3D" w:rsidR="0052092A" w:rsidRDefault="0052092A">
          <w:pPr>
            <w:pStyle w:val="TDC2"/>
            <w:tabs>
              <w:tab w:val="right" w:leader="dot" w:pos="8828"/>
            </w:tabs>
            <w:rPr>
              <w:rFonts w:eastAsiaTheme="minorEastAsia"/>
              <w:b w:val="0"/>
              <w:bCs w:val="0"/>
              <w:noProof/>
              <w:sz w:val="24"/>
              <w:szCs w:val="24"/>
              <w:lang w:val="en-US"/>
            </w:rPr>
          </w:pPr>
          <w:hyperlink w:anchor="_Toc223280090" w:history="1">
            <w:r w:rsidRPr="00EF14D6">
              <w:rPr>
                <w:rStyle w:val="Hipervnculo"/>
                <w:rFonts w:ascii="Arial" w:hAnsi="Arial" w:cs="Arial"/>
                <w:noProof/>
              </w:rPr>
              <w:t>Estrategia de Modelado Predictivo y Cuantiles</w:t>
            </w:r>
            <w:r>
              <w:rPr>
                <w:noProof/>
                <w:webHidden/>
              </w:rPr>
              <w:tab/>
            </w:r>
            <w:r>
              <w:rPr>
                <w:noProof/>
                <w:webHidden/>
              </w:rPr>
              <w:fldChar w:fldCharType="begin"/>
            </w:r>
            <w:r>
              <w:rPr>
                <w:noProof/>
                <w:webHidden/>
              </w:rPr>
              <w:instrText xml:space="preserve"> PAGEREF _Toc223280090 \h </w:instrText>
            </w:r>
            <w:r>
              <w:rPr>
                <w:noProof/>
                <w:webHidden/>
              </w:rPr>
            </w:r>
            <w:r>
              <w:rPr>
                <w:noProof/>
                <w:webHidden/>
              </w:rPr>
              <w:fldChar w:fldCharType="separate"/>
            </w:r>
            <w:r>
              <w:rPr>
                <w:noProof/>
                <w:webHidden/>
              </w:rPr>
              <w:t>33</w:t>
            </w:r>
            <w:r>
              <w:rPr>
                <w:noProof/>
                <w:webHidden/>
              </w:rPr>
              <w:fldChar w:fldCharType="end"/>
            </w:r>
          </w:hyperlink>
        </w:p>
        <w:p w14:paraId="750AC3CF" w14:textId="7D6CA498" w:rsidR="0052092A" w:rsidRDefault="0052092A">
          <w:pPr>
            <w:pStyle w:val="TDC2"/>
            <w:tabs>
              <w:tab w:val="right" w:leader="dot" w:pos="8828"/>
            </w:tabs>
            <w:rPr>
              <w:rFonts w:eastAsiaTheme="minorEastAsia"/>
              <w:b w:val="0"/>
              <w:bCs w:val="0"/>
              <w:noProof/>
              <w:sz w:val="24"/>
              <w:szCs w:val="24"/>
              <w:lang w:val="en-US"/>
            </w:rPr>
          </w:pPr>
          <w:hyperlink w:anchor="_Toc223280091" w:history="1">
            <w:r w:rsidRPr="00EF14D6">
              <w:rPr>
                <w:rStyle w:val="Hipervnculo"/>
                <w:rFonts w:ascii="Arial" w:hAnsi="Arial" w:cs="Arial"/>
                <w:noProof/>
              </w:rPr>
              <w:t>Métricas de Evaluación y Monitoreo de Degradación</w:t>
            </w:r>
            <w:r>
              <w:rPr>
                <w:noProof/>
                <w:webHidden/>
              </w:rPr>
              <w:tab/>
            </w:r>
            <w:r>
              <w:rPr>
                <w:noProof/>
                <w:webHidden/>
              </w:rPr>
              <w:fldChar w:fldCharType="begin"/>
            </w:r>
            <w:r>
              <w:rPr>
                <w:noProof/>
                <w:webHidden/>
              </w:rPr>
              <w:instrText xml:space="preserve"> PAGEREF _Toc223280091 \h </w:instrText>
            </w:r>
            <w:r>
              <w:rPr>
                <w:noProof/>
                <w:webHidden/>
              </w:rPr>
            </w:r>
            <w:r>
              <w:rPr>
                <w:noProof/>
                <w:webHidden/>
              </w:rPr>
              <w:fldChar w:fldCharType="separate"/>
            </w:r>
            <w:r>
              <w:rPr>
                <w:noProof/>
                <w:webHidden/>
              </w:rPr>
              <w:t>34</w:t>
            </w:r>
            <w:r>
              <w:rPr>
                <w:noProof/>
                <w:webHidden/>
              </w:rPr>
              <w:fldChar w:fldCharType="end"/>
            </w:r>
          </w:hyperlink>
        </w:p>
        <w:p w14:paraId="3906E026" w14:textId="513AF916" w:rsidR="0052092A" w:rsidRDefault="0052092A">
          <w:pPr>
            <w:pStyle w:val="TDC2"/>
            <w:tabs>
              <w:tab w:val="right" w:leader="dot" w:pos="8828"/>
            </w:tabs>
            <w:rPr>
              <w:rFonts w:eastAsiaTheme="minorEastAsia"/>
              <w:b w:val="0"/>
              <w:bCs w:val="0"/>
              <w:noProof/>
              <w:sz w:val="24"/>
              <w:szCs w:val="24"/>
              <w:lang w:val="en-US"/>
            </w:rPr>
          </w:pPr>
          <w:hyperlink w:anchor="_Toc223280092" w:history="1">
            <w:r w:rsidRPr="00EF14D6">
              <w:rPr>
                <w:rStyle w:val="Hipervnculo"/>
                <w:rFonts w:ascii="Arial" w:hAnsi="Arial" w:cs="Arial"/>
                <w:noProof/>
              </w:rPr>
              <w:t>Análisis mediante Z-Score Robusto</w:t>
            </w:r>
            <w:r>
              <w:rPr>
                <w:noProof/>
                <w:webHidden/>
              </w:rPr>
              <w:tab/>
            </w:r>
            <w:r>
              <w:rPr>
                <w:noProof/>
                <w:webHidden/>
              </w:rPr>
              <w:fldChar w:fldCharType="begin"/>
            </w:r>
            <w:r>
              <w:rPr>
                <w:noProof/>
                <w:webHidden/>
              </w:rPr>
              <w:instrText xml:space="preserve"> PAGEREF _Toc223280092 \h </w:instrText>
            </w:r>
            <w:r>
              <w:rPr>
                <w:noProof/>
                <w:webHidden/>
              </w:rPr>
            </w:r>
            <w:r>
              <w:rPr>
                <w:noProof/>
                <w:webHidden/>
              </w:rPr>
              <w:fldChar w:fldCharType="separate"/>
            </w:r>
            <w:r>
              <w:rPr>
                <w:noProof/>
                <w:webHidden/>
              </w:rPr>
              <w:t>34</w:t>
            </w:r>
            <w:r>
              <w:rPr>
                <w:noProof/>
                <w:webHidden/>
              </w:rPr>
              <w:fldChar w:fldCharType="end"/>
            </w:r>
          </w:hyperlink>
        </w:p>
        <w:p w14:paraId="57D1E6B3" w14:textId="7134264F" w:rsidR="0052092A" w:rsidRDefault="0052092A">
          <w:pPr>
            <w:pStyle w:val="TDC2"/>
            <w:tabs>
              <w:tab w:val="right" w:leader="dot" w:pos="8828"/>
            </w:tabs>
            <w:rPr>
              <w:rFonts w:eastAsiaTheme="minorEastAsia"/>
              <w:b w:val="0"/>
              <w:bCs w:val="0"/>
              <w:noProof/>
              <w:sz w:val="24"/>
              <w:szCs w:val="24"/>
              <w:lang w:val="en-US"/>
            </w:rPr>
          </w:pPr>
          <w:hyperlink w:anchor="_Toc223280093" w:history="1">
            <w:r w:rsidRPr="00EF14D6">
              <w:rPr>
                <w:rStyle w:val="Hipervnculo"/>
                <w:rFonts w:ascii="Arial" w:hAnsi="Arial" w:cs="Arial"/>
                <w:noProof/>
              </w:rPr>
              <w:t>Detección Multivariante con Isolation Forest</w:t>
            </w:r>
            <w:r>
              <w:rPr>
                <w:noProof/>
                <w:webHidden/>
              </w:rPr>
              <w:tab/>
            </w:r>
            <w:r>
              <w:rPr>
                <w:noProof/>
                <w:webHidden/>
              </w:rPr>
              <w:fldChar w:fldCharType="begin"/>
            </w:r>
            <w:r>
              <w:rPr>
                <w:noProof/>
                <w:webHidden/>
              </w:rPr>
              <w:instrText xml:space="preserve"> PAGEREF _Toc223280093 \h </w:instrText>
            </w:r>
            <w:r>
              <w:rPr>
                <w:noProof/>
                <w:webHidden/>
              </w:rPr>
            </w:r>
            <w:r>
              <w:rPr>
                <w:noProof/>
                <w:webHidden/>
              </w:rPr>
              <w:fldChar w:fldCharType="separate"/>
            </w:r>
            <w:r>
              <w:rPr>
                <w:noProof/>
                <w:webHidden/>
              </w:rPr>
              <w:t>35</w:t>
            </w:r>
            <w:r>
              <w:rPr>
                <w:noProof/>
                <w:webHidden/>
              </w:rPr>
              <w:fldChar w:fldCharType="end"/>
            </w:r>
          </w:hyperlink>
        </w:p>
        <w:p w14:paraId="2A8C3326" w14:textId="5FD659A1" w:rsidR="0052092A" w:rsidRDefault="0052092A">
          <w:pPr>
            <w:pStyle w:val="TDC1"/>
            <w:tabs>
              <w:tab w:val="right" w:leader="dot" w:pos="8828"/>
            </w:tabs>
            <w:rPr>
              <w:rFonts w:eastAsiaTheme="minorEastAsia"/>
              <w:b w:val="0"/>
              <w:bCs w:val="0"/>
              <w:i w:val="0"/>
              <w:iCs w:val="0"/>
              <w:noProof/>
              <w:lang w:val="en-US"/>
            </w:rPr>
          </w:pPr>
          <w:hyperlink w:anchor="_Toc223280094" w:history="1">
            <w:r w:rsidRPr="00EF14D6">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_Toc223280094 \h </w:instrText>
            </w:r>
            <w:r>
              <w:rPr>
                <w:noProof/>
                <w:webHidden/>
              </w:rPr>
            </w:r>
            <w:r>
              <w:rPr>
                <w:noProof/>
                <w:webHidden/>
              </w:rPr>
              <w:fldChar w:fldCharType="separate"/>
            </w:r>
            <w:r>
              <w:rPr>
                <w:noProof/>
                <w:webHidden/>
              </w:rPr>
              <w:t>35</w:t>
            </w:r>
            <w:r>
              <w:rPr>
                <w:noProof/>
                <w:webHidden/>
              </w:rPr>
              <w:fldChar w:fldCharType="end"/>
            </w:r>
          </w:hyperlink>
        </w:p>
        <w:p w14:paraId="32A80822" w14:textId="5F9315A4" w:rsidR="00920E76" w:rsidRPr="005E1683" w:rsidRDefault="00920E76" w:rsidP="005E1683">
          <w:pPr>
            <w:jc w:val="both"/>
            <w:rPr>
              <w:rFonts w:ascii="Arial" w:hAnsi="Arial" w:cs="Arial"/>
              <w:sz w:val="20"/>
              <w:szCs w:val="20"/>
              <w:lang w:val="en-US"/>
            </w:rPr>
          </w:pPr>
          <w:r w:rsidRPr="005E1683">
            <w:rPr>
              <w:rFonts w:ascii="Arial" w:hAnsi="Arial" w:cs="Arial"/>
              <w:b/>
              <w:bCs/>
              <w:noProof/>
              <w:sz w:val="20"/>
              <w:szCs w:val="20"/>
            </w:rPr>
            <w:fldChar w:fldCharType="end"/>
          </w:r>
          <w:commentRangeEnd w:id="0"/>
          <w:r w:rsidR="00806987">
            <w:rPr>
              <w:rStyle w:val="Refdecomentario"/>
              <w:rFonts w:ascii="Arial" w:hAnsi="Arial" w:cs="Arial"/>
              <w:noProof/>
              <w:sz w:val="20"/>
              <w:szCs w:val="20"/>
            </w:rPr>
            <w:commentReference w:id="0"/>
          </w:r>
        </w:p>
      </w:sdtContent>
    </w:sdt>
    <w:p w14:paraId="7E51B512" w14:textId="5F6514CF" w:rsidR="007D0042" w:rsidRPr="005E1683" w:rsidRDefault="00A21353" w:rsidP="005E1683">
      <w:pPr>
        <w:pStyle w:val="Ttulo1"/>
        <w:jc w:val="both"/>
        <w:rPr>
          <w:rFonts w:ascii="Arial" w:hAnsi="Arial" w:cs="Arial"/>
          <w:sz w:val="20"/>
          <w:szCs w:val="20"/>
        </w:rPr>
      </w:pPr>
      <w:del w:id="1" w:author="ANGEL EDUARDO VILLEGAS ORTIZ" w:date="2026-03-20T11:34:00Z" w16du:dateUtc="2026-03-20T17:34:00Z">
        <w:r w:rsidRPr="005E1683" w:rsidDel="008940C0">
          <w:rPr>
            <w:rFonts w:ascii="Arial" w:hAnsi="Arial" w:cs="Arial"/>
            <w:sz w:val="20"/>
            <w:szCs w:val="20"/>
          </w:rPr>
          <w:delText>i</w:delText>
        </w:r>
      </w:del>
      <w:ins w:id="2" w:author="ANGEL EDUARDO VILLEGAS ORTIZ" w:date="2026-03-20T11:34:00Z" w16du:dateUtc="2026-03-20T17:34:00Z">
        <w:r w:rsidR="008940C0">
          <w:rPr>
            <w:rFonts w:ascii="Arial" w:hAnsi="Arial" w:cs="Arial"/>
            <w:sz w:val="20"/>
            <w:szCs w:val="20"/>
          </w:rPr>
          <w:t>I</w:t>
        </w:r>
      </w:ins>
      <w:r w:rsidRPr="005E1683">
        <w:rPr>
          <w:rFonts w:ascii="Arial" w:hAnsi="Arial" w:cs="Arial"/>
          <w:sz w:val="20"/>
          <w:szCs w:val="20"/>
        </w:rPr>
        <w:t>ntroducción</w:t>
      </w:r>
    </w:p>
    <w:p w14:paraId="66D015BB"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En la actualidad, las organizaciones dependen de reportes automatizados como soporte fundamental para la toma de decisiones estratégicas y operativas.</w:t>
      </w:r>
    </w:p>
    <w:p w14:paraId="720AB678" w14:textId="77777777" w:rsidR="005E1683" w:rsidRPr="007D0042" w:rsidRDefault="005E1683" w:rsidP="005E1683">
      <w:pPr>
        <w:jc w:val="both"/>
        <w:rPr>
          <w:rFonts w:ascii="Arial" w:hAnsi="Arial" w:cs="Arial"/>
          <w:sz w:val="20"/>
          <w:szCs w:val="20"/>
        </w:rPr>
      </w:pPr>
    </w:p>
    <w:p w14:paraId="57DE9AFF"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Estos procesos se ejecutan en entornos virtualizados donde la demanda de recursos computacionales es dinámica y variable, lo que exige una gestión eficiente de la capacidad disponible.</w:t>
      </w:r>
    </w:p>
    <w:p w14:paraId="4A674503" w14:textId="77777777" w:rsidR="005E1683" w:rsidRPr="007D0042" w:rsidRDefault="005E1683" w:rsidP="005E1683">
      <w:pPr>
        <w:jc w:val="both"/>
        <w:rPr>
          <w:rFonts w:ascii="Arial" w:hAnsi="Arial" w:cs="Arial"/>
          <w:sz w:val="20"/>
          <w:szCs w:val="20"/>
        </w:rPr>
      </w:pPr>
    </w:p>
    <w:p w14:paraId="11ED1057"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Cuando no existe una planificación predictiva, los sistemas tienden a sobreasignar recursos, generando sobrecostos innecesarios, o a subasignarlos, provocando retrasos en la generación de reportes y afectando la oportunidad en la toma de decisiones.</w:t>
      </w:r>
    </w:p>
    <w:p w14:paraId="0DDD136B" w14:textId="77777777" w:rsidR="005E1683" w:rsidRPr="007D0042" w:rsidRDefault="005E1683" w:rsidP="005E1683">
      <w:pPr>
        <w:jc w:val="both"/>
        <w:rPr>
          <w:rFonts w:ascii="Arial" w:hAnsi="Arial" w:cs="Arial"/>
          <w:sz w:val="20"/>
          <w:szCs w:val="20"/>
        </w:rPr>
      </w:pPr>
    </w:p>
    <w:p w14:paraId="009FCCE7" w14:textId="0263A2E6" w:rsidR="005E1683" w:rsidRPr="007D0042" w:rsidRDefault="007D0042" w:rsidP="005E1683">
      <w:pPr>
        <w:jc w:val="both"/>
        <w:rPr>
          <w:rFonts w:ascii="Arial" w:hAnsi="Arial" w:cs="Arial"/>
          <w:sz w:val="20"/>
          <w:szCs w:val="20"/>
        </w:rPr>
      </w:pPr>
      <w:r w:rsidRPr="007D0042">
        <w:rPr>
          <w:rFonts w:ascii="Arial" w:hAnsi="Arial" w:cs="Arial"/>
          <w:sz w:val="20"/>
          <w:szCs w:val="20"/>
        </w:rPr>
        <w:t>De igual forma, la falta de mecanismos automáticos de detección de anomalías puede ocasionar degradación del rendimiento o interrupciones no anticipadas en el servicio.</w:t>
      </w:r>
    </w:p>
    <w:p w14:paraId="1DE1C52F" w14:textId="33556410" w:rsidR="007D0042" w:rsidRPr="0052092A" w:rsidRDefault="007D0042" w:rsidP="005E1683">
      <w:pPr>
        <w:pStyle w:val="Ttulo1"/>
        <w:jc w:val="both"/>
        <w:rPr>
          <w:rFonts w:ascii="Arial" w:hAnsi="Arial" w:cs="Arial"/>
          <w:sz w:val="20"/>
          <w:szCs w:val="20"/>
          <w:u w:val="single"/>
        </w:rPr>
      </w:pPr>
      <w:bookmarkStart w:id="3" w:name="_Toc223280001"/>
      <w:r w:rsidRPr="005E1683">
        <w:rPr>
          <w:rFonts w:ascii="Arial" w:hAnsi="Arial" w:cs="Arial"/>
          <w:sz w:val="20"/>
          <w:szCs w:val="20"/>
        </w:rPr>
        <w:t>Problemática por resolver</w:t>
      </w:r>
      <w:bookmarkEnd w:id="3"/>
    </w:p>
    <w:p w14:paraId="24ECA1BE" w14:textId="44D82BA4" w:rsidR="005E1683" w:rsidRPr="007D0042" w:rsidRDefault="007D0042" w:rsidP="005E1683">
      <w:pPr>
        <w:jc w:val="both"/>
        <w:rPr>
          <w:rFonts w:ascii="Arial" w:hAnsi="Arial" w:cs="Arial"/>
          <w:sz w:val="20"/>
          <w:szCs w:val="20"/>
        </w:rPr>
      </w:pPr>
      <w:commentRangeStart w:id="4"/>
      <w:r w:rsidRPr="007D0042">
        <w:rPr>
          <w:rFonts w:ascii="Arial" w:hAnsi="Arial" w:cs="Arial"/>
          <w:sz w:val="20"/>
          <w:szCs w:val="20"/>
        </w:rPr>
        <w:t>La ejecución de reportes en entornos virtualizados bajo infraestructura IaaS presenta limitaciones en la planificación y control de recursos, debido a la ausencia de mecanismos predictivos y de detección temprana de anomalías que permitan anticipar la demanda y errores, optimizar la asignación computacional y reducir los costos operativos</w:t>
      </w:r>
      <w:ins w:id="5" w:author="ANGEL EDUARDO VILLEGAS ORTIZ" w:date="2026-03-20T11:35:00Z" w16du:dateUtc="2026-03-20T17:35:00Z">
        <w:r w:rsidR="00C05E4C">
          <w:rPr>
            <w:rFonts w:ascii="Arial" w:hAnsi="Arial" w:cs="Arial"/>
            <w:sz w:val="20"/>
            <w:szCs w:val="20"/>
          </w:rPr>
          <w:t>.</w:t>
        </w:r>
      </w:ins>
      <w:commentRangeEnd w:id="4"/>
      <w:r w:rsidR="00FA595B" w:rsidRPr="007D0042">
        <w:rPr>
          <w:rStyle w:val="Refdecomentario"/>
          <w:rFonts w:ascii="Arial" w:hAnsi="Arial" w:cs="Arial"/>
          <w:sz w:val="20"/>
          <w:szCs w:val="20"/>
        </w:rPr>
        <w:commentReference w:id="4"/>
      </w:r>
    </w:p>
    <w:p w14:paraId="1256CF7A" w14:textId="2505BF15" w:rsidR="007D0042" w:rsidRPr="005E1683" w:rsidRDefault="007D0042" w:rsidP="005E1683">
      <w:pPr>
        <w:pStyle w:val="Ttulo1"/>
        <w:jc w:val="both"/>
        <w:rPr>
          <w:rFonts w:ascii="Arial" w:hAnsi="Arial" w:cs="Arial"/>
          <w:sz w:val="20"/>
          <w:szCs w:val="20"/>
          <w:lang w:val="es-ES"/>
        </w:rPr>
      </w:pPr>
      <w:bookmarkStart w:id="6" w:name="_Toc223280002"/>
      <w:r w:rsidRPr="005E1683">
        <w:rPr>
          <w:rFonts w:ascii="Arial" w:hAnsi="Arial" w:cs="Arial"/>
          <w:sz w:val="20"/>
          <w:szCs w:val="20"/>
          <w:lang w:val="es-ES"/>
        </w:rPr>
        <w:t>Justificación de la responsabilidad social y ética de la investigación.</w:t>
      </w:r>
      <w:bookmarkEnd w:id="6"/>
    </w:p>
    <w:p w14:paraId="04A7DC35" w14:textId="77777777" w:rsidR="005E1683" w:rsidRPr="005E1683" w:rsidRDefault="007D0042" w:rsidP="005E1683">
      <w:pPr>
        <w:jc w:val="both"/>
        <w:rPr>
          <w:rFonts w:ascii="Arial" w:hAnsi="Arial" w:cs="Arial"/>
          <w:sz w:val="20"/>
          <w:szCs w:val="20"/>
        </w:rPr>
      </w:pPr>
      <w:r w:rsidRPr="005E1683">
        <w:rPr>
          <w:rFonts w:ascii="Arial" w:hAnsi="Arial" w:cs="Arial"/>
          <w:sz w:val="20"/>
          <w:szCs w:val="20"/>
        </w:rPr>
        <w:t xml:space="preserve">La investigación asume un compromiso ético y social orientado al uso responsable de la tecnología y la inteligencia artificial en los sistemas de información. En primer lugar, se garantiza la protección y privacidad de los datos, asegurando que toda la información sensible procesada en los reportes sea tratada bajo estándares de seguridad y confidencialidad, evitando cualquier uso indebido o exposición de datos críticos. En segundo lugar, se promueve el uso ético de la inteligencia artificial, procurando que los modelos de predicción y detección de anomalías operen sin sesgos y con total transparencia, de modo que ningún grupo de usuarios o institución resulte afectado por decisiones automatizadas. </w:t>
      </w:r>
    </w:p>
    <w:p w14:paraId="3A2CD3A2" w14:textId="54FE0377" w:rsidR="005E1683" w:rsidRPr="005E1683" w:rsidRDefault="007D0042" w:rsidP="005E1683">
      <w:pPr>
        <w:jc w:val="both"/>
        <w:rPr>
          <w:rFonts w:ascii="Arial" w:hAnsi="Arial" w:cs="Arial"/>
          <w:sz w:val="20"/>
          <w:szCs w:val="20"/>
        </w:rPr>
      </w:pPr>
      <w:r w:rsidRPr="005E1683">
        <w:rPr>
          <w:rFonts w:ascii="Arial" w:hAnsi="Arial" w:cs="Arial"/>
          <w:sz w:val="20"/>
          <w:szCs w:val="20"/>
        </w:rPr>
        <w:t>Finalmente, el proyecto fomenta la transparencia tecnológica, ya que la capacidad de predecir y detectar anomalías dentro del sistema contribuye a identificar fallas, sobrecostos y consumos innecesarios, promoviendo así un uso más eficiente de los recursos computacionales y una reducción del gasto energético. En conjunto, estas acciones refuerzan la responsabilidad social del proyecto, orientando la innovación hacia la sostenibilidad, la equidad y la integridad de los procesos tecnológicos.</w:t>
      </w:r>
    </w:p>
    <w:p w14:paraId="31683955" w14:textId="38B58C7B" w:rsidR="007D0042" w:rsidRPr="005E1683" w:rsidRDefault="007D0042" w:rsidP="005E1683">
      <w:pPr>
        <w:pStyle w:val="Ttulo1"/>
        <w:jc w:val="both"/>
        <w:rPr>
          <w:rFonts w:ascii="Arial" w:hAnsi="Arial" w:cs="Arial"/>
          <w:sz w:val="20"/>
          <w:szCs w:val="20"/>
        </w:rPr>
      </w:pPr>
      <w:bookmarkStart w:id="7" w:name="_Toc223280003"/>
      <w:r w:rsidRPr="005E1683">
        <w:rPr>
          <w:rFonts w:ascii="Arial" w:hAnsi="Arial" w:cs="Arial"/>
          <w:sz w:val="20"/>
          <w:szCs w:val="20"/>
        </w:rPr>
        <w:t>Palabras clave</w:t>
      </w:r>
      <w:bookmarkEnd w:id="7"/>
      <w:r w:rsidRPr="005E1683">
        <w:rPr>
          <w:rFonts w:ascii="Arial" w:hAnsi="Arial" w:cs="Arial"/>
          <w:sz w:val="20"/>
          <w:szCs w:val="20"/>
        </w:rPr>
        <w:t xml:space="preserve"> </w:t>
      </w:r>
    </w:p>
    <w:p w14:paraId="0F852FC1" w14:textId="77777777" w:rsidR="007D0042" w:rsidRPr="005E1683" w:rsidRDefault="007D0042" w:rsidP="005E1683">
      <w:pPr>
        <w:pStyle w:val="Ttulo2"/>
        <w:jc w:val="both"/>
        <w:rPr>
          <w:rFonts w:ascii="Arial" w:hAnsi="Arial" w:cs="Arial"/>
          <w:sz w:val="20"/>
          <w:szCs w:val="20"/>
        </w:rPr>
      </w:pPr>
      <w:bookmarkStart w:id="8" w:name="_Toc223280004"/>
      <w:commentRangeStart w:id="9"/>
      <w:r w:rsidRPr="005E1683">
        <w:rPr>
          <w:rFonts w:ascii="Arial" w:hAnsi="Arial" w:cs="Arial"/>
          <w:sz w:val="20"/>
          <w:szCs w:val="20"/>
        </w:rPr>
        <w:t>Modelo:</w:t>
      </w:r>
      <w:bookmarkEnd w:id="8"/>
    </w:p>
    <w:p w14:paraId="0385B4B1"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Representación abstracta y simplificada de un sistema o proceso real, utilizada para analizar su comportamiento o predecir resultados futuros mediante métodos cuantitativos o computacionales.</w:t>
      </w:r>
    </w:p>
    <w:p w14:paraId="3B7198E8"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lang w:val="en-US"/>
        </w:rPr>
        <w:t>Referencia: IBM. (2024, 22 de julio). What is predictive modeling? IBM Think. https://www.ibm.com/think/topics/forecasting</w:t>
      </w:r>
    </w:p>
    <w:p w14:paraId="1003D560" w14:textId="77777777" w:rsidR="007D0042" w:rsidRPr="005E1683" w:rsidRDefault="007D0042" w:rsidP="005E1683">
      <w:pPr>
        <w:jc w:val="both"/>
        <w:rPr>
          <w:rFonts w:ascii="Arial" w:hAnsi="Arial" w:cs="Arial"/>
          <w:sz w:val="20"/>
          <w:szCs w:val="20"/>
          <w:lang w:val="en-US"/>
        </w:rPr>
      </w:pPr>
    </w:p>
    <w:p w14:paraId="7E1D7639" w14:textId="77777777" w:rsidR="007D0042" w:rsidRPr="005E1683" w:rsidRDefault="007D0042" w:rsidP="005E1683">
      <w:pPr>
        <w:pStyle w:val="Ttulo2"/>
        <w:jc w:val="both"/>
        <w:rPr>
          <w:rFonts w:ascii="Arial" w:hAnsi="Arial" w:cs="Arial"/>
          <w:sz w:val="20"/>
          <w:szCs w:val="20"/>
        </w:rPr>
      </w:pPr>
      <w:bookmarkStart w:id="10" w:name="_Toc223280005"/>
      <w:r w:rsidRPr="005E1683">
        <w:rPr>
          <w:rFonts w:ascii="Arial" w:hAnsi="Arial" w:cs="Arial"/>
          <w:sz w:val="20"/>
          <w:szCs w:val="20"/>
        </w:rPr>
        <w:lastRenderedPageBreak/>
        <w:t>Predicción:</w:t>
      </w:r>
      <w:bookmarkEnd w:id="10"/>
    </w:p>
    <w:p w14:paraId="4B4D6B4F"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Proceso mediante el cual se estiman valores o eventos futuros con base en datos históricos y patrones observados, empleando técnicas estadísticas o de aprendizaje automático.</w:t>
      </w:r>
    </w:p>
    <w:p w14:paraId="741A8040"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lang w:val="en-US"/>
        </w:rPr>
        <w:t>Referencia: IBM. (2024, 22 de julio). What is forecasting? IBM Think. https://www.ibm.com/think/topics/forecasting</w:t>
      </w:r>
    </w:p>
    <w:p w14:paraId="37B70D30" w14:textId="77777777" w:rsidR="007D0042" w:rsidRPr="005E1683" w:rsidRDefault="007D0042" w:rsidP="005E1683">
      <w:pPr>
        <w:jc w:val="both"/>
        <w:rPr>
          <w:rFonts w:ascii="Arial" w:hAnsi="Arial" w:cs="Arial"/>
          <w:sz w:val="20"/>
          <w:szCs w:val="20"/>
          <w:lang w:val="en-US"/>
        </w:rPr>
      </w:pPr>
    </w:p>
    <w:p w14:paraId="0481C0AF" w14:textId="77777777" w:rsidR="007D0042" w:rsidRPr="005E1683" w:rsidRDefault="007D0042" w:rsidP="005E1683">
      <w:pPr>
        <w:pStyle w:val="Ttulo2"/>
        <w:jc w:val="both"/>
        <w:rPr>
          <w:rFonts w:ascii="Arial" w:hAnsi="Arial" w:cs="Arial"/>
          <w:sz w:val="20"/>
          <w:szCs w:val="20"/>
        </w:rPr>
      </w:pPr>
      <w:bookmarkStart w:id="11" w:name="_Toc223280006"/>
      <w:r w:rsidRPr="005E1683">
        <w:rPr>
          <w:rFonts w:ascii="Arial" w:hAnsi="Arial" w:cs="Arial"/>
          <w:sz w:val="20"/>
          <w:szCs w:val="20"/>
        </w:rPr>
        <w:t>Anomalía:</w:t>
      </w:r>
      <w:bookmarkEnd w:id="11"/>
    </w:p>
    <w:p w14:paraId="00C9AFAD"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Dato, evento o patrón que se desvía significativamente del comportamiento esperado o normal dentro de un conjunto de observaciones.</w:t>
      </w:r>
    </w:p>
    <w:p w14:paraId="546538DE"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lang w:val="en-US"/>
        </w:rPr>
        <w:t>Referencia: Amazon Web Services (AWS). (s. f.). What is Anomaly Detection? AWS. https://aws.amazon.com/what-is/anomaly-detection/</w:t>
      </w:r>
    </w:p>
    <w:p w14:paraId="4A437F41" w14:textId="77777777" w:rsidR="007D0042" w:rsidRPr="005E1683" w:rsidRDefault="007D0042" w:rsidP="005E1683">
      <w:pPr>
        <w:jc w:val="both"/>
        <w:rPr>
          <w:rFonts w:ascii="Arial" w:hAnsi="Arial" w:cs="Arial"/>
          <w:sz w:val="20"/>
          <w:szCs w:val="20"/>
          <w:lang w:val="en-US"/>
        </w:rPr>
      </w:pPr>
    </w:p>
    <w:p w14:paraId="1A75C76B" w14:textId="77777777" w:rsidR="007D0042" w:rsidRPr="005E1683" w:rsidRDefault="007D0042" w:rsidP="005E1683">
      <w:pPr>
        <w:pStyle w:val="Ttulo2"/>
        <w:jc w:val="both"/>
        <w:rPr>
          <w:rFonts w:ascii="Arial" w:hAnsi="Arial" w:cs="Arial"/>
          <w:sz w:val="20"/>
          <w:szCs w:val="20"/>
          <w:lang w:val="en-US"/>
        </w:rPr>
      </w:pPr>
      <w:bookmarkStart w:id="12" w:name="_Toc223280007"/>
      <w:r w:rsidRPr="005E1683">
        <w:rPr>
          <w:rFonts w:ascii="Arial" w:hAnsi="Arial" w:cs="Arial"/>
          <w:sz w:val="20"/>
          <w:szCs w:val="20"/>
          <w:lang w:val="en-US"/>
        </w:rPr>
        <w:t>Optimización:</w:t>
      </w:r>
      <w:bookmarkEnd w:id="12"/>
    </w:p>
    <w:p w14:paraId="33700F71"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Proceso orientado a mejorar la eficiencia o el rendimiento de un sistema, minimizando recursos o costos y maximizando resultados deseados.</w:t>
      </w:r>
    </w:p>
    <w:p w14:paraId="6D0D2509"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lang w:val="en-US"/>
        </w:rPr>
        <w:t>Referencia: Cheng, J., Tiwari, S., Khaled, D., Mahendru, M., &amp; Shahzad, U. (2024). Forecasting Bitcoin prices using artificial intelligence: Combination of ML, SARIMA, and Facebook Prophet models. Technological Forecasting and Social Change, 198, 122938. https://doi.org/10.1016/j.techfore.2023.122938</w:t>
      </w:r>
    </w:p>
    <w:p w14:paraId="2C52B2F2" w14:textId="77777777" w:rsidR="007D0042" w:rsidRPr="005E1683" w:rsidRDefault="007D0042" w:rsidP="005E1683">
      <w:pPr>
        <w:jc w:val="both"/>
        <w:rPr>
          <w:rFonts w:ascii="Arial" w:hAnsi="Arial" w:cs="Arial"/>
          <w:sz w:val="20"/>
          <w:szCs w:val="20"/>
          <w:lang w:val="en-US"/>
        </w:rPr>
      </w:pPr>
    </w:p>
    <w:p w14:paraId="7BA7BE4F" w14:textId="77777777" w:rsidR="007D0042" w:rsidRPr="005E1683" w:rsidRDefault="007D0042" w:rsidP="005E1683">
      <w:pPr>
        <w:jc w:val="both"/>
        <w:rPr>
          <w:rFonts w:ascii="Arial" w:hAnsi="Arial" w:cs="Arial"/>
          <w:sz w:val="20"/>
          <w:szCs w:val="20"/>
        </w:rPr>
      </w:pPr>
      <w:bookmarkStart w:id="13" w:name="_Toc223280008"/>
      <w:r w:rsidRPr="005E1683">
        <w:rPr>
          <w:rStyle w:val="Ttulo2Car"/>
          <w:rFonts w:ascii="Arial" w:hAnsi="Arial" w:cs="Arial"/>
          <w:sz w:val="20"/>
          <w:szCs w:val="20"/>
        </w:rPr>
        <w:t>Reporte</w:t>
      </w:r>
      <w:bookmarkEnd w:id="13"/>
      <w:r w:rsidRPr="005E1683">
        <w:rPr>
          <w:rFonts w:ascii="Arial" w:hAnsi="Arial" w:cs="Arial"/>
          <w:sz w:val="20"/>
          <w:szCs w:val="20"/>
        </w:rPr>
        <w:t>:</w:t>
      </w:r>
    </w:p>
    <w:p w14:paraId="6D3CD914"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Documento o salida generada por un sistema de información que presenta datos estructurados con el fin de apoyar la toma de decisiones dentro de una organización.</w:t>
      </w:r>
    </w:p>
    <w:p w14:paraId="5260C22F"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rPr>
        <w:t xml:space="preserve">Referencia: Microsoft. (s. f.). Introducción a los informes en Access. </w:t>
      </w:r>
      <w:r w:rsidRPr="005E1683">
        <w:rPr>
          <w:rFonts w:ascii="Arial" w:hAnsi="Arial" w:cs="Arial"/>
          <w:sz w:val="20"/>
          <w:szCs w:val="20"/>
          <w:lang w:val="en-US"/>
        </w:rPr>
        <w:t>Microsoft Support. https://support.microsoft.com/es-es/topic/introducción-a-los-informes-en-access-e0869f59-7536-4d19-8e05-7158dcd3681c</w:t>
      </w:r>
    </w:p>
    <w:p w14:paraId="650670E5" w14:textId="77777777" w:rsidR="007D0042" w:rsidRPr="005E1683" w:rsidRDefault="007D0042" w:rsidP="005E1683">
      <w:pPr>
        <w:jc w:val="both"/>
        <w:rPr>
          <w:rFonts w:ascii="Arial" w:hAnsi="Arial" w:cs="Arial"/>
          <w:sz w:val="20"/>
          <w:szCs w:val="20"/>
          <w:lang w:val="en-US"/>
        </w:rPr>
      </w:pPr>
    </w:p>
    <w:p w14:paraId="4325E9A4" w14:textId="77777777" w:rsidR="007D0042" w:rsidRPr="005E1683" w:rsidRDefault="007D0042" w:rsidP="005E1683">
      <w:pPr>
        <w:pStyle w:val="Ttulo2"/>
        <w:jc w:val="both"/>
        <w:rPr>
          <w:rFonts w:ascii="Arial" w:hAnsi="Arial" w:cs="Arial"/>
          <w:sz w:val="20"/>
          <w:szCs w:val="20"/>
        </w:rPr>
      </w:pPr>
      <w:bookmarkStart w:id="14" w:name="_Toc223280009"/>
      <w:r w:rsidRPr="005E1683">
        <w:rPr>
          <w:rFonts w:ascii="Arial" w:hAnsi="Arial" w:cs="Arial"/>
          <w:sz w:val="20"/>
          <w:szCs w:val="20"/>
        </w:rPr>
        <w:t>Instancia:</w:t>
      </w:r>
      <w:bookmarkEnd w:id="14"/>
    </w:p>
    <w:p w14:paraId="20811A5D"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Unidad virtual de procesamiento dentro de un entorno de cómputo en la nube que proporciona recursos dedicados como CPU, memoria y almacenamiento para ejecutar aplicaciones o servicios.</w:t>
      </w:r>
    </w:p>
    <w:p w14:paraId="13DD16D6"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lang w:val="en-US"/>
        </w:rPr>
        <w:t>Referencia: Mell, P., &amp; Grance, T. (2011). The NIST Definition of Cloud Computing (SP 800-145). National Institute of Standards and Technology. https://doi.org/10.6028/NIST.SP.800-145</w:t>
      </w:r>
    </w:p>
    <w:p w14:paraId="23C1DA4C" w14:textId="77777777" w:rsidR="007D0042" w:rsidRPr="005E1683" w:rsidRDefault="007D0042" w:rsidP="005E1683">
      <w:pPr>
        <w:jc w:val="both"/>
        <w:rPr>
          <w:rFonts w:ascii="Arial" w:hAnsi="Arial" w:cs="Arial"/>
          <w:sz w:val="20"/>
          <w:szCs w:val="20"/>
          <w:lang w:val="en-US"/>
        </w:rPr>
      </w:pPr>
    </w:p>
    <w:p w14:paraId="5EE0652F" w14:textId="77777777" w:rsidR="007D0042" w:rsidRPr="005E1683" w:rsidRDefault="007D0042" w:rsidP="005E1683">
      <w:pPr>
        <w:pStyle w:val="Ttulo2"/>
        <w:jc w:val="both"/>
        <w:rPr>
          <w:rFonts w:ascii="Arial" w:hAnsi="Arial" w:cs="Arial"/>
          <w:sz w:val="20"/>
          <w:szCs w:val="20"/>
          <w:lang w:val="en-US"/>
        </w:rPr>
      </w:pPr>
      <w:bookmarkStart w:id="15" w:name="_Toc223280010"/>
      <w:r w:rsidRPr="005E1683">
        <w:rPr>
          <w:rFonts w:ascii="Arial" w:hAnsi="Arial" w:cs="Arial"/>
          <w:sz w:val="20"/>
          <w:szCs w:val="20"/>
          <w:lang w:val="en-US"/>
        </w:rPr>
        <w:t>IaaS (Infrastructure as a Service):</w:t>
      </w:r>
      <w:bookmarkEnd w:id="15"/>
    </w:p>
    <w:p w14:paraId="6196922A"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Modelo de servicio en la nube que ofrece infraestructura informática virtualizada, como servidores, redes y almacenamiento, bajo demanda y con pago por uso.</w:t>
      </w:r>
    </w:p>
    <w:p w14:paraId="19B6A127" w14:textId="68724A25" w:rsidR="007D0042" w:rsidRDefault="007D0042" w:rsidP="005E1683">
      <w:pPr>
        <w:jc w:val="both"/>
        <w:rPr>
          <w:ins w:id="16" w:author="ANGEL EDUARDO VILLEGAS ORTIZ" w:date="2026-03-20T11:48:00Z" w16du:dateUtc="2026-03-20T17:48:00Z"/>
          <w:rFonts w:ascii="Arial" w:hAnsi="Arial" w:cs="Arial"/>
          <w:sz w:val="20"/>
          <w:szCs w:val="20"/>
          <w:lang w:val="en-US"/>
        </w:rPr>
      </w:pPr>
      <w:r w:rsidRPr="005E1683">
        <w:rPr>
          <w:rFonts w:ascii="Arial" w:hAnsi="Arial" w:cs="Arial"/>
          <w:sz w:val="20"/>
          <w:szCs w:val="20"/>
          <w:lang w:val="en-US"/>
        </w:rPr>
        <w:t>Referencia: Mell, P., &amp; Grance, T. (2011). The NIST Definition of Cloud Computing (SP 800-145). National Institute of Standards and Technology. https://doi.org/10.6028/NIST.SP.800-145</w:t>
      </w:r>
      <w:commentRangeEnd w:id="9"/>
      <w:r w:rsidR="00FA595B">
        <w:rPr>
          <w:rStyle w:val="Refdecomentario"/>
          <w:rFonts w:ascii="Arial" w:hAnsi="Arial" w:cs="Arial"/>
          <w:sz w:val="20"/>
          <w:szCs w:val="20"/>
          <w:lang w:val="en-US"/>
        </w:rPr>
        <w:commentReference w:id="9"/>
      </w:r>
    </w:p>
    <w:p w14:paraId="4F7E7F8E" w14:textId="77777777" w:rsidR="00FA595B" w:rsidRPr="005E1683" w:rsidRDefault="00FA595B" w:rsidP="005E1683">
      <w:pPr>
        <w:jc w:val="both"/>
        <w:rPr>
          <w:rFonts w:ascii="Arial" w:hAnsi="Arial" w:cs="Arial"/>
          <w:sz w:val="20"/>
          <w:szCs w:val="20"/>
          <w:lang w:val="en-US"/>
        </w:rPr>
      </w:pPr>
    </w:p>
    <w:p w14:paraId="5FF5D140" w14:textId="612C914A" w:rsidR="00FA595B" w:rsidRDefault="00FA595B" w:rsidP="00C30926">
      <w:pPr>
        <w:pStyle w:val="Ttulo1"/>
        <w:jc w:val="both"/>
        <w:rPr>
          <w:ins w:id="17" w:author="ANGEL EDUARDO VILLEGAS ORTIZ" w:date="2026-03-20T11:48:00Z" w16du:dateUtc="2026-03-20T17:48:00Z"/>
          <w:rFonts w:ascii="Arial" w:hAnsi="Arial" w:cs="Arial"/>
          <w:sz w:val="20"/>
          <w:szCs w:val="20"/>
        </w:rPr>
      </w:pPr>
      <w:bookmarkStart w:id="18" w:name="_Toc223280011"/>
      <w:ins w:id="19" w:author="ANGEL EDUARDO VILLEGAS ORTIZ" w:date="2026-03-20T11:48:00Z" w16du:dateUtc="2026-03-20T17:48:00Z">
        <w:r>
          <w:rPr>
            <w:rFonts w:ascii="Arial" w:hAnsi="Arial" w:cs="Arial"/>
            <w:sz w:val="20"/>
            <w:szCs w:val="20"/>
          </w:rPr>
          <w:t>Marco Teórico</w:t>
        </w:r>
      </w:ins>
    </w:p>
    <w:p w14:paraId="6268CDFC" w14:textId="7600FE45" w:rsidR="00C30926" w:rsidRPr="00C30926" w:rsidRDefault="00C30926" w:rsidP="00C30926">
      <w:pPr>
        <w:pStyle w:val="Ttulo1"/>
        <w:jc w:val="both"/>
        <w:rPr>
          <w:rFonts w:ascii="Arial" w:hAnsi="Arial" w:cs="Arial"/>
          <w:sz w:val="20"/>
          <w:szCs w:val="20"/>
        </w:rPr>
      </w:pPr>
      <w:r w:rsidRPr="00C30926">
        <w:rPr>
          <w:rFonts w:ascii="Arial" w:hAnsi="Arial" w:cs="Arial"/>
          <w:sz w:val="20"/>
          <w:szCs w:val="20"/>
        </w:rPr>
        <w:t>1.</w:t>
      </w:r>
      <w:del w:id="20" w:author="ANGEL EDUARDO VILLEGAS ORTIZ" w:date="2026-03-20T11:50:00Z" w16du:dateUtc="2026-03-20T17:50:00Z">
        <w:r w:rsidRPr="00C30926" w:rsidDel="004A3164">
          <w:rPr>
            <w:rFonts w:ascii="Arial" w:hAnsi="Arial" w:cs="Arial"/>
            <w:sz w:val="20"/>
            <w:szCs w:val="20"/>
          </w:rPr>
          <w:delText>0</w:delText>
        </w:r>
      </w:del>
      <w:r w:rsidRPr="00C30926">
        <w:rPr>
          <w:rFonts w:ascii="Arial" w:hAnsi="Arial" w:cs="Arial"/>
          <w:sz w:val="20"/>
          <w:szCs w:val="20"/>
        </w:rPr>
        <w:t xml:space="preserve"> Computación en la nube</w:t>
      </w:r>
      <w:bookmarkEnd w:id="18"/>
    </w:p>
    <w:p w14:paraId="69B31B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computación en la nube, o cloud computing, constituye una de las transformaciones tecnológicas más significativas de las últimas décadas. Este paradigma permite acceder a recursos informáticos como aplicaciones, almacenamiento o procesamiento de datos a través de Internet, eliminando la necesidad de mantener una infraestructura local costosa. De acuerdo con IMECAF (s.f.), la nube facilita que tanto empresas como individuos puedan consumir servicios bajo demanda, escalando recursos de acuerdo con sus necesidades y pagando únicamente por lo utilizado. Esto elimina la </w:t>
      </w:r>
      <w:r w:rsidRPr="00C30926">
        <w:rPr>
          <w:rFonts w:ascii="Arial" w:hAnsi="Arial" w:cs="Arial"/>
          <w:sz w:val="20"/>
          <w:szCs w:val="20"/>
        </w:rPr>
        <w:lastRenderedPageBreak/>
        <w:t>necesidad de infraestructura propia en las organizaciones, lo que facilita y reduce los gastos operativos.</w:t>
      </w:r>
    </w:p>
    <w:p w14:paraId="17321CD8" w14:textId="77777777" w:rsidR="00C30926" w:rsidRPr="00C30926" w:rsidRDefault="00C30926" w:rsidP="00C30926">
      <w:pPr>
        <w:jc w:val="both"/>
        <w:rPr>
          <w:rFonts w:ascii="Arial" w:hAnsi="Arial" w:cs="Arial"/>
          <w:sz w:val="20"/>
          <w:szCs w:val="20"/>
        </w:rPr>
      </w:pPr>
    </w:p>
    <w:p w14:paraId="7889582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Actualmente nos encontramos ante un proceso de deslocalización e internacionalización de las grandes empresas, cuya necesidad de cómputo ha crecido más rápido que la capacidad de los ordenadores personales. Esto impulsó el desarrollo de arquitecturas colaborativas y distribuidas, habilitadas por Internet, donde paradigmas como la Web 2.0, el cómputo P2P, los data centers, los clústeres y la computación ubicua buscan aprovechar todo este potencial.</w:t>
      </w:r>
    </w:p>
    <w:p w14:paraId="48085152" w14:textId="77777777" w:rsidR="00C30926" w:rsidRPr="00C30926" w:rsidRDefault="00C30926" w:rsidP="00C30926">
      <w:pPr>
        <w:jc w:val="both"/>
        <w:rPr>
          <w:rFonts w:ascii="Arial" w:hAnsi="Arial" w:cs="Arial"/>
          <w:sz w:val="20"/>
          <w:szCs w:val="20"/>
        </w:rPr>
      </w:pPr>
    </w:p>
    <w:p w14:paraId="02249F9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Según el National Institute of Standards and Technology (NIST), el cloud computing es un modelo tecnológico que permite el acceso ubicuo, adaptado y bajo demanda en red a un conjunto compartido de recursos de cómputo configurables, tales como redes, servidores, almacenamiento, aplicaciones y servicios. Estos pueden ser rápidamente aprovisionados o liberados con una mínima interacción con el proveedor del servicio.</w:t>
      </w:r>
    </w:p>
    <w:p w14:paraId="520C284B" w14:textId="77777777" w:rsidR="00C30926" w:rsidRPr="00C30926" w:rsidRDefault="00C30926" w:rsidP="00C30926">
      <w:pPr>
        <w:jc w:val="both"/>
        <w:rPr>
          <w:rFonts w:ascii="Arial" w:hAnsi="Arial" w:cs="Arial"/>
          <w:sz w:val="20"/>
          <w:szCs w:val="20"/>
        </w:rPr>
      </w:pPr>
    </w:p>
    <w:p w14:paraId="3772B26B" w14:textId="77777777" w:rsidR="00C30926" w:rsidRPr="00C30926" w:rsidRDefault="00C30926" w:rsidP="00C30926">
      <w:pPr>
        <w:pStyle w:val="Ttulo2"/>
        <w:jc w:val="both"/>
        <w:rPr>
          <w:rFonts w:ascii="Arial" w:hAnsi="Arial" w:cs="Arial"/>
          <w:sz w:val="20"/>
          <w:szCs w:val="20"/>
          <w:lang w:eastAsia="es-MX"/>
        </w:rPr>
      </w:pPr>
      <w:bookmarkStart w:id="21" w:name="_Toc223280012"/>
      <w:r w:rsidRPr="00C30926">
        <w:rPr>
          <w:rFonts w:ascii="Arial" w:hAnsi="Arial" w:cs="Arial"/>
          <w:sz w:val="20"/>
          <w:szCs w:val="20"/>
        </w:rPr>
        <w:t>1.1 Características de la computación en la nube</w:t>
      </w:r>
      <w:bookmarkEnd w:id="21"/>
    </w:p>
    <w:p w14:paraId="4633964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principales características son:</w:t>
      </w:r>
    </w:p>
    <w:p w14:paraId="4419E33C" w14:textId="77777777" w:rsidR="00C30926" w:rsidRPr="00C30926" w:rsidRDefault="00C30926">
      <w:pPr>
        <w:pStyle w:val="Prrafodelista"/>
        <w:numPr>
          <w:ilvl w:val="0"/>
          <w:numId w:val="5"/>
        </w:numPr>
        <w:jc w:val="both"/>
        <w:rPr>
          <w:rFonts w:ascii="Arial" w:hAnsi="Arial" w:cs="Arial"/>
          <w:sz w:val="20"/>
          <w:szCs w:val="20"/>
        </w:rPr>
      </w:pPr>
      <w:r w:rsidRPr="00C30926">
        <w:rPr>
          <w:rFonts w:ascii="Arial" w:hAnsi="Arial" w:cs="Arial"/>
          <w:sz w:val="20"/>
          <w:szCs w:val="20"/>
        </w:rPr>
        <w:t>Pago bajo demanda: los usuarios amplían o reducen recursos sin necesidad de negociación, pagando únicamente por lo utilizado.</w:t>
      </w:r>
    </w:p>
    <w:p w14:paraId="302F57C7" w14:textId="77777777" w:rsidR="00C30926" w:rsidRPr="00C30926" w:rsidRDefault="00C30926">
      <w:pPr>
        <w:pStyle w:val="Prrafodelista"/>
        <w:numPr>
          <w:ilvl w:val="0"/>
          <w:numId w:val="5"/>
        </w:numPr>
        <w:jc w:val="both"/>
        <w:rPr>
          <w:rFonts w:ascii="Arial" w:hAnsi="Arial" w:cs="Arial"/>
          <w:sz w:val="20"/>
          <w:szCs w:val="20"/>
        </w:rPr>
      </w:pPr>
      <w:r w:rsidRPr="00C30926">
        <w:rPr>
          <w:rFonts w:ascii="Arial" w:hAnsi="Arial" w:cs="Arial"/>
          <w:sz w:val="20"/>
          <w:szCs w:val="20"/>
        </w:rPr>
        <w:t>Accesibilidad: acceso desde múltiples plataformas y dispositivos, como móviles, portátiles o tablets.</w:t>
      </w:r>
    </w:p>
    <w:p w14:paraId="2347451C" w14:textId="77777777" w:rsidR="00C30926" w:rsidRPr="00C30926" w:rsidRDefault="00C30926">
      <w:pPr>
        <w:pStyle w:val="Prrafodelista"/>
        <w:numPr>
          <w:ilvl w:val="0"/>
          <w:numId w:val="5"/>
        </w:numPr>
        <w:jc w:val="both"/>
        <w:rPr>
          <w:rFonts w:ascii="Arial" w:hAnsi="Arial" w:cs="Arial"/>
          <w:sz w:val="20"/>
          <w:szCs w:val="20"/>
        </w:rPr>
      </w:pPr>
      <w:r w:rsidRPr="00C30926">
        <w:rPr>
          <w:rFonts w:ascii="Arial" w:hAnsi="Arial" w:cs="Arial"/>
          <w:sz w:val="20"/>
          <w:szCs w:val="20"/>
        </w:rPr>
        <w:t>Escalabilidad y elasticidad: posibilidad de aumentar o disminuir recursos automáticamente, ofreciendo la percepción de disponibilidad ilimitada.</w:t>
      </w:r>
    </w:p>
    <w:p w14:paraId="00331885" w14:textId="77777777" w:rsidR="00C30926" w:rsidRPr="00C30926" w:rsidRDefault="00C30926">
      <w:pPr>
        <w:pStyle w:val="Prrafodelista"/>
        <w:numPr>
          <w:ilvl w:val="0"/>
          <w:numId w:val="5"/>
        </w:numPr>
        <w:jc w:val="both"/>
        <w:rPr>
          <w:rFonts w:ascii="Arial" w:hAnsi="Arial" w:cs="Arial"/>
          <w:sz w:val="20"/>
          <w:szCs w:val="20"/>
        </w:rPr>
      </w:pPr>
      <w:r w:rsidRPr="00C30926">
        <w:rPr>
          <w:rFonts w:ascii="Arial" w:hAnsi="Arial" w:cs="Arial"/>
          <w:sz w:val="20"/>
          <w:szCs w:val="20"/>
        </w:rPr>
        <w:t>Medición del servicio: control y optimización del uso de recursos como ancho de banda o almacenamiento.</w:t>
      </w:r>
    </w:p>
    <w:p w14:paraId="43405585" w14:textId="77777777" w:rsidR="00C30926" w:rsidRPr="00C30926" w:rsidRDefault="00C30926" w:rsidP="00C30926">
      <w:pPr>
        <w:jc w:val="both"/>
        <w:rPr>
          <w:rFonts w:ascii="Arial" w:hAnsi="Arial" w:cs="Arial"/>
          <w:sz w:val="20"/>
          <w:szCs w:val="20"/>
        </w:rPr>
      </w:pPr>
    </w:p>
    <w:p w14:paraId="161DB9CB" w14:textId="77777777" w:rsidR="00C30926" w:rsidRPr="00C30926" w:rsidRDefault="00C30926" w:rsidP="00C30926">
      <w:pPr>
        <w:pStyle w:val="Ttulo2"/>
        <w:jc w:val="both"/>
        <w:rPr>
          <w:rFonts w:ascii="Arial" w:hAnsi="Arial" w:cs="Arial"/>
          <w:sz w:val="20"/>
          <w:szCs w:val="20"/>
        </w:rPr>
      </w:pPr>
      <w:bookmarkStart w:id="22" w:name="_Toc223280013"/>
      <w:commentRangeStart w:id="23"/>
      <w:r w:rsidRPr="00C30926">
        <w:rPr>
          <w:rFonts w:ascii="Arial" w:hAnsi="Arial" w:cs="Arial"/>
          <w:sz w:val="20"/>
          <w:szCs w:val="20"/>
        </w:rPr>
        <w:t>1.2 Ventajas y desafíos</w:t>
      </w:r>
      <w:bookmarkEnd w:id="22"/>
    </w:p>
    <w:p w14:paraId="0D6D66E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ventajas principales incluyen reducción de costos iniciales, escalabilidad flexible y accesibilidad global. Sin embargo, existen desafíos como la seguridad de los datos, la dependencia de la conectividad y la correcta administración de los recursos. Una gestión ineficiente puede generar sobrecostos o asignación deficiente de instancias, especialmente en procesos intensivos como la generación de reportes.</w:t>
      </w:r>
      <w:commentRangeEnd w:id="23"/>
      <w:r w:rsidR="000B2CEC" w:rsidRPr="00C30926">
        <w:rPr>
          <w:rStyle w:val="Refdecomentario"/>
          <w:rFonts w:ascii="Arial" w:hAnsi="Arial" w:cs="Arial"/>
          <w:sz w:val="20"/>
          <w:szCs w:val="20"/>
        </w:rPr>
        <w:commentReference w:id="23"/>
      </w:r>
    </w:p>
    <w:p w14:paraId="3910A02D" w14:textId="77777777" w:rsidR="00C30926" w:rsidRPr="00C30926" w:rsidRDefault="00C30926" w:rsidP="00C30926">
      <w:pPr>
        <w:jc w:val="both"/>
        <w:rPr>
          <w:rFonts w:ascii="Arial" w:hAnsi="Arial" w:cs="Arial"/>
          <w:sz w:val="20"/>
          <w:szCs w:val="20"/>
        </w:rPr>
      </w:pPr>
    </w:p>
    <w:p w14:paraId="4DDDC167" w14:textId="77777777" w:rsidR="00C30926" w:rsidRPr="00C30926" w:rsidRDefault="00C30926" w:rsidP="00C30926">
      <w:pPr>
        <w:pStyle w:val="Ttulo2"/>
        <w:jc w:val="both"/>
        <w:rPr>
          <w:rFonts w:ascii="Arial" w:hAnsi="Arial" w:cs="Arial"/>
          <w:sz w:val="20"/>
          <w:szCs w:val="20"/>
        </w:rPr>
      </w:pPr>
      <w:bookmarkStart w:id="24" w:name="_Toc223280014"/>
      <w:r w:rsidRPr="00C30926">
        <w:rPr>
          <w:rFonts w:ascii="Arial" w:hAnsi="Arial" w:cs="Arial"/>
          <w:sz w:val="20"/>
          <w:szCs w:val="20"/>
        </w:rPr>
        <w:t>1.3 Modelos de servicio en la nube (IaaS)</w:t>
      </w:r>
      <w:bookmarkEnd w:id="24"/>
    </w:p>
    <w:p w14:paraId="4F516B34" w14:textId="3951E008" w:rsidR="00C30926" w:rsidRPr="00C30926" w:rsidRDefault="00C30926" w:rsidP="00C30926">
      <w:pPr>
        <w:jc w:val="both"/>
        <w:rPr>
          <w:rFonts w:ascii="Arial" w:hAnsi="Arial" w:cs="Arial"/>
          <w:sz w:val="20"/>
          <w:szCs w:val="20"/>
        </w:rPr>
      </w:pPr>
      <w:commentRangeStart w:id="25"/>
      <w:r w:rsidRPr="00C30926">
        <w:rPr>
          <w:rFonts w:ascii="Arial" w:hAnsi="Arial" w:cs="Arial"/>
          <w:sz w:val="20"/>
          <w:szCs w:val="20"/>
        </w:rPr>
        <w:t>Dentro de los modelos de servicio de cloud computing (IaaS, PaaS, SaaS), IaaS resulta el más pertinente cuando los reportes se ejecutan en máquinas virtuales con una herramienta in</w:t>
      </w:r>
      <w:r w:rsidRPr="00C30926">
        <w:rPr>
          <w:rFonts w:ascii="Cambria Math" w:hAnsi="Cambria Math" w:cs="Cambria Math"/>
          <w:sz w:val="20"/>
          <w:szCs w:val="20"/>
        </w:rPr>
        <w:t>‑</w:t>
      </w:r>
      <w:r w:rsidRPr="00C30926">
        <w:rPr>
          <w:rFonts w:ascii="Arial" w:hAnsi="Arial" w:cs="Arial"/>
          <w:sz w:val="20"/>
          <w:szCs w:val="20"/>
        </w:rPr>
        <w:t>house. IaaS ofrece control granular sobre sistema operativo, middleware, librerías y scheduler de trabajos, a costa de asumir la administración de la instancia (parches, almacenamiento, seguridad base). Esto permite ajustar vertical u horizontalmente los recursos de cómputo conforme al calendario de reportes (p. ej., cierres de mes, cortes semanales), aprovechando propiedades como pago bajo demanda, elasticidad y medición del servicio</w:t>
      </w:r>
      <w:ins w:id="26" w:author="ANGEL EDUARDO VILLEGAS ORTIZ" w:date="2026-03-20T11:57:00Z" w16du:dateUtc="2026-03-20T17:57:00Z">
        <w:r w:rsidR="000B2CEC">
          <w:rPr>
            <w:rFonts w:ascii="Arial" w:hAnsi="Arial" w:cs="Arial"/>
            <w:sz w:val="20"/>
            <w:szCs w:val="20"/>
          </w:rPr>
          <w:t xml:space="preserve"> (para reforzar este tópico consulte la sección </w:t>
        </w:r>
      </w:ins>
      <w:ins w:id="27" w:author="ANGEL EDUARDO VILLEGAS ORTIZ" w:date="2026-03-20T11:58:00Z" w16du:dateUtc="2026-03-20T17:58:00Z">
        <w:r w:rsidR="000B2CEC">
          <w:rPr>
            <w:rFonts w:ascii="Arial" w:hAnsi="Arial" w:cs="Arial"/>
            <w:sz w:val="20"/>
            <w:szCs w:val="20"/>
          </w:rPr>
          <w:t xml:space="preserve">5 </w:t>
        </w:r>
        <w:r w:rsidR="00C12572">
          <w:rPr>
            <w:rFonts w:ascii="Arial" w:hAnsi="Arial" w:cs="Arial"/>
            <w:sz w:val="20"/>
            <w:szCs w:val="20"/>
          </w:rPr>
          <w:t xml:space="preserve">del </w:t>
        </w:r>
        <w:r w:rsidR="000B2CEC">
          <w:rPr>
            <w:rFonts w:ascii="Arial" w:hAnsi="Arial" w:cs="Arial"/>
            <w:sz w:val="20"/>
            <w:szCs w:val="20"/>
          </w:rPr>
          <w:t>marco teórico, subsección 5.1)</w:t>
        </w:r>
      </w:ins>
      <w:del w:id="28" w:author="ANGEL EDUARDO VILLEGAS ORTIZ" w:date="2026-03-20T11:58:00Z" w16du:dateUtc="2026-03-20T17:58:00Z">
        <w:r w:rsidRPr="00C30926" w:rsidDel="000B2CEC">
          <w:rPr>
            <w:rFonts w:ascii="Arial" w:hAnsi="Arial" w:cs="Arial"/>
            <w:sz w:val="20"/>
            <w:szCs w:val="20"/>
          </w:rPr>
          <w:delText xml:space="preserve"> que ya se destacaron en el marco teórico</w:delText>
        </w:r>
      </w:del>
      <w:r w:rsidRPr="00C30926">
        <w:rPr>
          <w:rFonts w:ascii="Arial" w:hAnsi="Arial" w:cs="Arial"/>
          <w:sz w:val="20"/>
          <w:szCs w:val="20"/>
        </w:rPr>
        <w:t>.</w:t>
      </w:r>
      <w:commentRangeEnd w:id="25"/>
      <w:r w:rsidR="000B2CEC" w:rsidRPr="00C30926">
        <w:rPr>
          <w:rStyle w:val="Refdecomentario"/>
          <w:rFonts w:ascii="Arial" w:hAnsi="Arial" w:cs="Arial"/>
          <w:sz w:val="20"/>
          <w:szCs w:val="20"/>
        </w:rPr>
        <w:commentReference w:id="25"/>
      </w:r>
    </w:p>
    <w:p w14:paraId="018A7B1E" w14:textId="77777777" w:rsidR="00C30926" w:rsidRPr="00C30926" w:rsidRDefault="00C30926" w:rsidP="00C30926">
      <w:pPr>
        <w:jc w:val="both"/>
        <w:rPr>
          <w:rFonts w:ascii="Arial" w:hAnsi="Arial" w:cs="Arial"/>
          <w:sz w:val="20"/>
          <w:szCs w:val="20"/>
        </w:rPr>
      </w:pPr>
    </w:p>
    <w:p w14:paraId="38A1DD7B" w14:textId="77777777" w:rsidR="00C30926" w:rsidRPr="00C30926" w:rsidRDefault="00C30926" w:rsidP="00C30926">
      <w:pPr>
        <w:jc w:val="both"/>
        <w:rPr>
          <w:rFonts w:ascii="Arial" w:hAnsi="Arial" w:cs="Arial"/>
          <w:sz w:val="20"/>
          <w:szCs w:val="20"/>
        </w:rPr>
      </w:pPr>
      <w:commentRangeStart w:id="29"/>
      <w:r w:rsidRPr="00C30926">
        <w:rPr>
          <w:rFonts w:ascii="Arial" w:hAnsi="Arial" w:cs="Arial"/>
          <w:sz w:val="20"/>
          <w:szCs w:val="20"/>
        </w:rPr>
        <w:t>Implicación para la tesina. Justifica el uso de VMs (IaaS) en lugar de PaaS o SaaS porque necesitas: (i) compatibilidad con la herramienta in</w:t>
      </w:r>
      <w:r w:rsidRPr="00C30926">
        <w:rPr>
          <w:rFonts w:ascii="Cambria Math" w:hAnsi="Cambria Math" w:cs="Cambria Math"/>
          <w:sz w:val="20"/>
          <w:szCs w:val="20"/>
        </w:rPr>
        <w:t>‑</w:t>
      </w:r>
      <w:r w:rsidRPr="00C30926">
        <w:rPr>
          <w:rFonts w:ascii="Arial" w:hAnsi="Arial" w:cs="Arial"/>
          <w:sz w:val="20"/>
          <w:szCs w:val="20"/>
        </w:rPr>
        <w:t>house, (ii) control del runtime, (iii) telemetría a nivel de proceso para construir variables de predicción (CPU, memoria, IO, colas), y (iv) libertad para introducir agentes de observabilidad y colectores de logs para la detección de anomalías.</w:t>
      </w:r>
      <w:commentRangeEnd w:id="29"/>
      <w:r w:rsidR="00713A47" w:rsidRPr="00C30926">
        <w:rPr>
          <w:rStyle w:val="Refdecomentario"/>
          <w:rFonts w:ascii="Arial" w:hAnsi="Arial" w:cs="Arial"/>
          <w:sz w:val="20"/>
          <w:szCs w:val="20"/>
        </w:rPr>
        <w:commentReference w:id="29"/>
      </w:r>
    </w:p>
    <w:p w14:paraId="34BA7846" w14:textId="77777777" w:rsidR="00C30926" w:rsidRPr="00C30926" w:rsidRDefault="00C30926" w:rsidP="00C30926">
      <w:pPr>
        <w:jc w:val="both"/>
        <w:rPr>
          <w:rFonts w:ascii="Arial" w:hAnsi="Arial" w:cs="Arial"/>
          <w:sz w:val="20"/>
          <w:szCs w:val="20"/>
        </w:rPr>
      </w:pPr>
    </w:p>
    <w:p w14:paraId="70A4EA65" w14:textId="77777777" w:rsidR="00C30926" w:rsidRPr="00C30926" w:rsidRDefault="00C30926" w:rsidP="00C30926">
      <w:pPr>
        <w:pStyle w:val="Ttulo2"/>
        <w:jc w:val="both"/>
        <w:rPr>
          <w:rFonts w:ascii="Arial" w:hAnsi="Arial" w:cs="Arial"/>
          <w:sz w:val="20"/>
          <w:szCs w:val="20"/>
        </w:rPr>
      </w:pPr>
      <w:bookmarkStart w:id="30" w:name="_Toc223280015"/>
      <w:r w:rsidRPr="00C30926">
        <w:rPr>
          <w:rFonts w:ascii="Arial" w:hAnsi="Arial" w:cs="Arial"/>
          <w:sz w:val="20"/>
          <w:szCs w:val="20"/>
        </w:rPr>
        <w:t>1.4 Patrones de escalabilidad y costos en cargas de reporteo</w:t>
      </w:r>
      <w:bookmarkEnd w:id="30"/>
    </w:p>
    <w:p w14:paraId="01C12426" w14:textId="77777777" w:rsidR="00C30926" w:rsidRPr="00C30926" w:rsidRDefault="00C30926" w:rsidP="00C30926">
      <w:pPr>
        <w:jc w:val="both"/>
        <w:rPr>
          <w:rFonts w:ascii="Arial" w:hAnsi="Arial" w:cs="Arial"/>
          <w:sz w:val="20"/>
          <w:szCs w:val="20"/>
        </w:rPr>
      </w:pPr>
      <w:commentRangeStart w:id="31"/>
      <w:r w:rsidRPr="00C30926">
        <w:rPr>
          <w:rFonts w:ascii="Arial" w:hAnsi="Arial" w:cs="Arial"/>
          <w:sz w:val="20"/>
          <w:szCs w:val="20"/>
        </w:rPr>
        <w:t>Escalamiento vertical (scale</w:t>
      </w:r>
      <w:r w:rsidRPr="00C30926">
        <w:rPr>
          <w:rFonts w:ascii="Cambria Math" w:hAnsi="Cambria Math" w:cs="Cambria Math"/>
          <w:sz w:val="20"/>
          <w:szCs w:val="20"/>
        </w:rPr>
        <w:t>‑</w:t>
      </w:r>
      <w:r w:rsidRPr="00C30926">
        <w:rPr>
          <w:rFonts w:ascii="Arial" w:hAnsi="Arial" w:cs="Arial"/>
          <w:sz w:val="20"/>
          <w:szCs w:val="20"/>
        </w:rPr>
        <w:t>up): aumentar vCPU/RAM de una VM para ventanas de alto volumen de reportes. Útil cuando la ejecución es CPU/memoria</w:t>
      </w:r>
      <w:r w:rsidRPr="00C30926">
        <w:rPr>
          <w:rFonts w:ascii="Cambria Math" w:hAnsi="Cambria Math" w:cs="Cambria Math"/>
          <w:sz w:val="20"/>
          <w:szCs w:val="20"/>
        </w:rPr>
        <w:t>‑</w:t>
      </w:r>
      <w:r w:rsidRPr="00C30926">
        <w:rPr>
          <w:rFonts w:ascii="Arial" w:hAnsi="Arial" w:cs="Arial"/>
          <w:sz w:val="20"/>
          <w:szCs w:val="20"/>
        </w:rPr>
        <w:t>bound y hay licenciamiento por socket/core.</w:t>
      </w:r>
    </w:p>
    <w:p w14:paraId="6994783B" w14:textId="77777777" w:rsidR="00C30926" w:rsidRPr="00C30926" w:rsidRDefault="00C30926" w:rsidP="00C30926">
      <w:pPr>
        <w:jc w:val="both"/>
        <w:rPr>
          <w:rFonts w:ascii="Arial" w:hAnsi="Arial" w:cs="Arial"/>
          <w:sz w:val="20"/>
          <w:szCs w:val="20"/>
        </w:rPr>
      </w:pPr>
    </w:p>
    <w:p w14:paraId="7FD552A3" w14:textId="69E91AB9"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Escalamiento horizontal (scale</w:t>
      </w:r>
      <w:r w:rsidRPr="00C30926">
        <w:rPr>
          <w:rFonts w:ascii="Cambria Math" w:hAnsi="Cambria Math" w:cs="Cambria Math"/>
          <w:sz w:val="20"/>
          <w:szCs w:val="20"/>
        </w:rPr>
        <w:t>‑</w:t>
      </w:r>
      <w:r w:rsidRPr="00C30926">
        <w:rPr>
          <w:rFonts w:ascii="Arial" w:hAnsi="Arial" w:cs="Arial"/>
          <w:sz w:val="20"/>
          <w:szCs w:val="20"/>
        </w:rPr>
        <w:t>out): más VMs con balanceo de carga y cola de trabajos. Es preferible cuando los reportes son embarrassingly parallel (independientes).</w:t>
      </w:r>
    </w:p>
    <w:p w14:paraId="35D03AF1" w14:textId="77777777" w:rsidR="00C30926" w:rsidRPr="00C30926" w:rsidRDefault="00C30926" w:rsidP="00C30926">
      <w:pPr>
        <w:jc w:val="both"/>
        <w:rPr>
          <w:rFonts w:ascii="Arial" w:hAnsi="Arial" w:cs="Arial"/>
          <w:sz w:val="20"/>
          <w:szCs w:val="20"/>
        </w:rPr>
      </w:pPr>
    </w:p>
    <w:p w14:paraId="1071EF9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Planificación basada en calendario: reglas de encendido/apagado por franja horaria y días hábiles, alineadas con el pronóstico de demanda.</w:t>
      </w:r>
    </w:p>
    <w:p w14:paraId="7E023F7C" w14:textId="77777777" w:rsidR="00C30926" w:rsidRPr="00C30926" w:rsidRDefault="00C30926" w:rsidP="00C30926">
      <w:pPr>
        <w:jc w:val="both"/>
        <w:rPr>
          <w:rFonts w:ascii="Arial" w:hAnsi="Arial" w:cs="Arial"/>
          <w:sz w:val="20"/>
          <w:szCs w:val="20"/>
        </w:rPr>
      </w:pPr>
    </w:p>
    <w:p w14:paraId="374A760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Optimización de costos: provisión por cuantiles (p. ej., Q80–Q90) para equilibrar sobre</w:t>
      </w:r>
      <w:r w:rsidRPr="00C30926">
        <w:rPr>
          <w:rFonts w:ascii="Cambria Math" w:hAnsi="Cambria Math" w:cs="Cambria Math"/>
          <w:sz w:val="20"/>
          <w:szCs w:val="20"/>
        </w:rPr>
        <w:t>‑</w:t>
      </w:r>
      <w:r w:rsidRPr="00C30926">
        <w:rPr>
          <w:rFonts w:ascii="Arial" w:hAnsi="Arial" w:cs="Arial"/>
          <w:sz w:val="20"/>
          <w:szCs w:val="20"/>
        </w:rPr>
        <w:t>aprovisionamiento (costo ocioso) vs sub</w:t>
      </w:r>
      <w:r w:rsidRPr="00C30926">
        <w:rPr>
          <w:rFonts w:ascii="Cambria Math" w:hAnsi="Cambria Math" w:cs="Cambria Math"/>
          <w:sz w:val="20"/>
          <w:szCs w:val="20"/>
        </w:rPr>
        <w:t>‑</w:t>
      </w:r>
      <w:r w:rsidRPr="00C30926">
        <w:rPr>
          <w:rFonts w:ascii="Arial" w:hAnsi="Arial" w:cs="Arial"/>
          <w:sz w:val="20"/>
          <w:szCs w:val="20"/>
        </w:rPr>
        <w:t>aprovisionamiento (SLA incumplido). Este enfoque se alinea con prácticas de forecasting operadas sobre datos medidos, una capacidad que la nube facilita gracias a la medición del servicio.</w:t>
      </w:r>
      <w:commentRangeEnd w:id="31"/>
      <w:r w:rsidR="00ED1838" w:rsidRPr="00C30926">
        <w:rPr>
          <w:rStyle w:val="Refdecomentario"/>
          <w:rFonts w:ascii="Arial" w:hAnsi="Arial" w:cs="Arial"/>
          <w:sz w:val="20"/>
          <w:szCs w:val="20"/>
        </w:rPr>
        <w:commentReference w:id="31"/>
      </w:r>
    </w:p>
    <w:p w14:paraId="3E9DC4E1" w14:textId="77777777" w:rsidR="00C30926" w:rsidRPr="00C30926" w:rsidRDefault="00C30926" w:rsidP="00C30926">
      <w:pPr>
        <w:pStyle w:val="Ttulo1"/>
        <w:jc w:val="both"/>
        <w:rPr>
          <w:rFonts w:ascii="Arial" w:hAnsi="Arial" w:cs="Arial"/>
          <w:sz w:val="20"/>
          <w:szCs w:val="20"/>
        </w:rPr>
      </w:pPr>
      <w:bookmarkStart w:id="32" w:name="_Toc223280016"/>
      <w:r w:rsidRPr="00C30926">
        <w:rPr>
          <w:rFonts w:ascii="Arial" w:hAnsi="Arial" w:cs="Arial"/>
          <w:sz w:val="20"/>
          <w:szCs w:val="20"/>
        </w:rPr>
        <w:t>2. Reportes en sistemas de información</w:t>
      </w:r>
      <w:bookmarkEnd w:id="32"/>
    </w:p>
    <w:p w14:paraId="4596AE4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reportes representan herramientas clave para la organización y el análisis de datos dentro de los sistemas de información. Según Microsoft (s.f.), un reporte es un objeto que procesa información de una base de datos y la presenta de forma estructurada para apoyar la toma de decisiones.</w:t>
      </w:r>
    </w:p>
    <w:p w14:paraId="40A898A8" w14:textId="77777777" w:rsidR="00C30926" w:rsidRPr="00C30926" w:rsidRDefault="00C30926" w:rsidP="00C30926">
      <w:pPr>
        <w:jc w:val="both"/>
        <w:rPr>
          <w:rFonts w:ascii="Arial" w:hAnsi="Arial" w:cs="Arial"/>
          <w:sz w:val="20"/>
          <w:szCs w:val="20"/>
        </w:rPr>
      </w:pPr>
    </w:p>
    <w:p w14:paraId="1EF54E1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de información empresarial recopilan, procesan y analizan grandes volúmenes de datos, lo cual mejora la eficiencia operativa y la planificación estratégica. Estos permiten a usuarios como gerentes, analistas o empleados acceder en tiempo real a indicadores sobre inventarios, procesos o clientes.</w:t>
      </w:r>
    </w:p>
    <w:p w14:paraId="43C1486E" w14:textId="77777777" w:rsidR="00C30926" w:rsidRPr="00C30926" w:rsidRDefault="00C30926" w:rsidP="00C30926">
      <w:pPr>
        <w:jc w:val="both"/>
        <w:rPr>
          <w:rFonts w:ascii="Arial" w:hAnsi="Arial" w:cs="Arial"/>
          <w:sz w:val="20"/>
          <w:szCs w:val="20"/>
        </w:rPr>
      </w:pPr>
    </w:p>
    <w:p w14:paraId="690484C4" w14:textId="77777777" w:rsidR="00C30926" w:rsidRPr="00C30926" w:rsidRDefault="00C30926" w:rsidP="00C30926">
      <w:pPr>
        <w:pStyle w:val="Ttulo2"/>
        <w:jc w:val="both"/>
        <w:rPr>
          <w:rFonts w:ascii="Arial" w:hAnsi="Arial" w:cs="Arial"/>
          <w:sz w:val="20"/>
          <w:szCs w:val="20"/>
        </w:rPr>
      </w:pPr>
      <w:bookmarkStart w:id="33" w:name="_Toc223280017"/>
      <w:commentRangeStart w:id="34"/>
      <w:r w:rsidRPr="00C30926">
        <w:rPr>
          <w:rFonts w:ascii="Arial" w:hAnsi="Arial" w:cs="Arial"/>
          <w:sz w:val="20"/>
          <w:szCs w:val="20"/>
        </w:rPr>
        <w:t>2.1 Funciones principales de los reportes</w:t>
      </w:r>
      <w:bookmarkEnd w:id="33"/>
    </w:p>
    <w:p w14:paraId="6D66471D" w14:textId="77777777" w:rsidR="00C30926" w:rsidRPr="00C30926" w:rsidRDefault="00C30926">
      <w:pPr>
        <w:pStyle w:val="Prrafodelista"/>
        <w:numPr>
          <w:ilvl w:val="0"/>
          <w:numId w:val="4"/>
        </w:numPr>
        <w:jc w:val="both"/>
        <w:rPr>
          <w:rFonts w:ascii="Arial" w:hAnsi="Arial" w:cs="Arial"/>
          <w:sz w:val="20"/>
          <w:szCs w:val="20"/>
        </w:rPr>
      </w:pPr>
      <w:r w:rsidRPr="00C30926">
        <w:rPr>
          <w:rFonts w:ascii="Arial" w:hAnsi="Arial" w:cs="Arial"/>
          <w:sz w:val="20"/>
          <w:szCs w:val="20"/>
        </w:rPr>
        <w:t>Toma de decisiones informadas: permiten evaluar el rendimiento y planificar estrategias.</w:t>
      </w:r>
    </w:p>
    <w:p w14:paraId="07C323AB" w14:textId="77777777" w:rsidR="00C30926" w:rsidRPr="00C30926" w:rsidRDefault="00C30926">
      <w:pPr>
        <w:pStyle w:val="Prrafodelista"/>
        <w:numPr>
          <w:ilvl w:val="0"/>
          <w:numId w:val="4"/>
        </w:numPr>
        <w:jc w:val="both"/>
        <w:rPr>
          <w:rFonts w:ascii="Arial" w:hAnsi="Arial" w:cs="Arial"/>
          <w:sz w:val="20"/>
          <w:szCs w:val="20"/>
        </w:rPr>
      </w:pPr>
      <w:r w:rsidRPr="00C30926">
        <w:rPr>
          <w:rFonts w:ascii="Arial" w:hAnsi="Arial" w:cs="Arial"/>
          <w:sz w:val="20"/>
          <w:szCs w:val="20"/>
        </w:rPr>
        <w:t>Supervisión y control: monitorean sistemas y detectan fallos críticos.</w:t>
      </w:r>
    </w:p>
    <w:p w14:paraId="643BFB9C" w14:textId="77777777" w:rsidR="00C30926" w:rsidRPr="00C30926" w:rsidRDefault="00C30926">
      <w:pPr>
        <w:pStyle w:val="Prrafodelista"/>
        <w:numPr>
          <w:ilvl w:val="0"/>
          <w:numId w:val="4"/>
        </w:numPr>
        <w:jc w:val="both"/>
        <w:rPr>
          <w:rFonts w:ascii="Arial" w:hAnsi="Arial" w:cs="Arial"/>
          <w:sz w:val="20"/>
          <w:szCs w:val="20"/>
        </w:rPr>
      </w:pPr>
      <w:r w:rsidRPr="00C30926">
        <w:rPr>
          <w:rFonts w:ascii="Arial" w:hAnsi="Arial" w:cs="Arial"/>
          <w:sz w:val="20"/>
          <w:szCs w:val="20"/>
        </w:rPr>
        <w:t>Comunicación: resumen datos complejos en formatos comprensibles.</w:t>
      </w:r>
    </w:p>
    <w:p w14:paraId="6C307B1E" w14:textId="77777777" w:rsidR="00C30926" w:rsidRPr="00C30926" w:rsidRDefault="00C30926">
      <w:pPr>
        <w:pStyle w:val="Prrafodelista"/>
        <w:numPr>
          <w:ilvl w:val="0"/>
          <w:numId w:val="4"/>
        </w:numPr>
        <w:jc w:val="both"/>
        <w:rPr>
          <w:rFonts w:ascii="Arial" w:hAnsi="Arial" w:cs="Arial"/>
          <w:sz w:val="20"/>
          <w:szCs w:val="20"/>
        </w:rPr>
      </w:pPr>
      <w:r w:rsidRPr="00C30926">
        <w:rPr>
          <w:rFonts w:ascii="Arial" w:hAnsi="Arial" w:cs="Arial"/>
          <w:sz w:val="20"/>
          <w:szCs w:val="20"/>
        </w:rPr>
        <w:t>Documentación: preservan registros históricos de información relevante.</w:t>
      </w:r>
      <w:commentRangeEnd w:id="34"/>
      <w:r w:rsidR="00B33E6E" w:rsidRPr="00C30926">
        <w:rPr>
          <w:rStyle w:val="Refdecomentario"/>
          <w:rFonts w:ascii="Arial" w:hAnsi="Arial" w:cs="Arial"/>
          <w:sz w:val="20"/>
          <w:szCs w:val="20"/>
        </w:rPr>
        <w:commentReference w:id="34"/>
      </w:r>
    </w:p>
    <w:p w14:paraId="1AF019DF" w14:textId="77777777" w:rsidR="00C30926" w:rsidRPr="00C30926" w:rsidRDefault="00C30926" w:rsidP="00C30926">
      <w:pPr>
        <w:pStyle w:val="Prrafodelista"/>
        <w:jc w:val="both"/>
        <w:rPr>
          <w:rFonts w:ascii="Arial" w:hAnsi="Arial" w:cs="Arial"/>
          <w:sz w:val="20"/>
          <w:szCs w:val="20"/>
        </w:rPr>
      </w:pPr>
    </w:p>
    <w:p w14:paraId="081D501D" w14:textId="77777777" w:rsidR="00C30926" w:rsidRPr="00C30926" w:rsidRDefault="00C30926" w:rsidP="00C30926">
      <w:pPr>
        <w:pStyle w:val="Ttulo2"/>
        <w:jc w:val="both"/>
        <w:rPr>
          <w:rFonts w:ascii="Arial" w:hAnsi="Arial" w:cs="Arial"/>
          <w:sz w:val="20"/>
          <w:szCs w:val="20"/>
        </w:rPr>
      </w:pPr>
      <w:bookmarkStart w:id="35" w:name="_Toc223280018"/>
      <w:r w:rsidRPr="00C30926">
        <w:rPr>
          <w:rFonts w:ascii="Arial" w:hAnsi="Arial" w:cs="Arial"/>
          <w:sz w:val="20"/>
          <w:szCs w:val="20"/>
        </w:rPr>
        <w:t>2.2 Eficiencia operativa y sostenibilidad en la generación de reportes</w:t>
      </w:r>
      <w:bookmarkEnd w:id="35"/>
    </w:p>
    <w:p w14:paraId="679722A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los sistemas modernos de información, la eficiencia en la generación de reportes no solo se mide por el rendimiento computacional o el cumplimiento de los tiempos de entrega, sino también por su impacto en la sostenibilidad energética y la gestión responsable de los recursos de TI.</w:t>
      </w:r>
    </w:p>
    <w:p w14:paraId="2C1A4541" w14:textId="77777777" w:rsidR="00C30926" w:rsidRPr="00C30926" w:rsidRDefault="00C30926" w:rsidP="00C30926">
      <w:pPr>
        <w:jc w:val="both"/>
        <w:rPr>
          <w:rFonts w:ascii="Arial" w:hAnsi="Arial" w:cs="Arial"/>
          <w:sz w:val="20"/>
          <w:szCs w:val="20"/>
        </w:rPr>
      </w:pPr>
    </w:p>
    <w:p w14:paraId="06DF928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acuerdo con estudios recientes sobre Green Computing y sostenibilidad digital (Mihalache et al., 2021), las infraestructuras tecnológicas deben orientarse hacia un uso eficiente de la energía, la reducción de la huella de carbono y la optimización del consumo computacional, sin comprometer la calidad del servicio.</w:t>
      </w:r>
    </w:p>
    <w:p w14:paraId="4A0401B4" w14:textId="77777777" w:rsidR="00C30926" w:rsidRPr="00C30926" w:rsidRDefault="00C30926" w:rsidP="00C30926">
      <w:pPr>
        <w:jc w:val="both"/>
        <w:rPr>
          <w:rFonts w:ascii="Arial" w:hAnsi="Arial" w:cs="Arial"/>
          <w:sz w:val="20"/>
          <w:szCs w:val="20"/>
        </w:rPr>
      </w:pPr>
    </w:p>
    <w:p w14:paraId="16C241F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caso de los sistemas de reportes ejecutados en entornos virtualizados, como los propuestos en esta tesina, el consumo energético y la utilización de recursos están directamente relacionados con la planificación de las cargas de trabajo. Los picos de ejecución simultánea, la sobreasignación de memoria o CPU y la falta de mecanismos predictivos incrementan el desperdicio de recursos y, por consiguiente, los costos operativos y el impacto ambiental.</w:t>
      </w:r>
    </w:p>
    <w:p w14:paraId="356A5A75" w14:textId="77777777" w:rsidR="00C30926" w:rsidRPr="00C30926" w:rsidRDefault="00C30926" w:rsidP="00C30926">
      <w:pPr>
        <w:jc w:val="both"/>
        <w:rPr>
          <w:rFonts w:ascii="Arial" w:hAnsi="Arial" w:cs="Arial"/>
          <w:sz w:val="20"/>
          <w:szCs w:val="20"/>
        </w:rPr>
      </w:pPr>
    </w:p>
    <w:p w14:paraId="4C1D024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documento Sustainability in Cloud Computing Systems (Mihalache et al., 2021) señala que la adopción de modelos de optimización basados en inteligencia artificial y aprendizaje automático permite mejorar significativamente la sostenibilidad de los centros de datos, al ajustar dinámicamente la asignación de recursos según la demanda real. Estos enfoques, aplicados a la gestión de reportes, pueden traducirse en estrategias de ejecución inteligente, donde el sistema decide cuándo, cómo y con qué capacidad ejecutar cada proceso, en función de métricas históricas y pronósticos de uso.</w:t>
      </w:r>
    </w:p>
    <w:p w14:paraId="0FED84D0" w14:textId="77777777" w:rsidR="00C30926" w:rsidRPr="00C30926" w:rsidRDefault="00C30926" w:rsidP="00C30926">
      <w:pPr>
        <w:jc w:val="both"/>
        <w:rPr>
          <w:rFonts w:ascii="Arial" w:hAnsi="Arial" w:cs="Arial"/>
          <w:sz w:val="20"/>
          <w:szCs w:val="20"/>
        </w:rPr>
      </w:pPr>
    </w:p>
    <w:p w14:paraId="260CCE5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Asimismo, la telemetría operacional adquiere un rol fundamental, al registrar variables como uso de CPU, memoria, I/O y duración de los procesos, lo que posibilita construir indicadores de eficiencia y sostenibilidad. Estos datos pueden alimentar modelos de forecasting que anticipen momentos de </w:t>
      </w:r>
      <w:r w:rsidRPr="00C30926">
        <w:rPr>
          <w:rFonts w:ascii="Arial" w:hAnsi="Arial" w:cs="Arial"/>
          <w:sz w:val="20"/>
          <w:szCs w:val="20"/>
        </w:rPr>
        <w:lastRenderedPageBreak/>
        <w:t>alta carga y ajusten la infraestructura de manera proactiva, reduciendo la energía consumida por instancias ociosas.</w:t>
      </w:r>
    </w:p>
    <w:p w14:paraId="5453E074" w14:textId="77777777" w:rsidR="00C30926" w:rsidRPr="00C30926" w:rsidRDefault="00C30926" w:rsidP="00C30926">
      <w:pPr>
        <w:jc w:val="both"/>
        <w:rPr>
          <w:rFonts w:ascii="Arial" w:hAnsi="Arial" w:cs="Arial"/>
          <w:sz w:val="20"/>
          <w:szCs w:val="20"/>
        </w:rPr>
      </w:pPr>
    </w:p>
    <w:p w14:paraId="30D6929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Diversas investigaciones (Zhang et al., 2021; Singh et al., 2020) coinciden en que la integración de prácticas sostenibles dentro de la operación tecnológica genera beneficios tangibles: disminución del consumo eléctrico, optimización del uso de servidores, reducción de emisiones y prolongación del ciclo de vida del hardware. En este sentido, la arquitectura de reportes propuesta en esta investigación no solo busca optimizar el desempeño técnico, sino también contribuir a una computación responsable y sostenible, alineada con los objetivos de eficiencia energética y desarrollo sustentable promovidos por la industria tecnológica.</w:t>
      </w:r>
    </w:p>
    <w:p w14:paraId="32C36E06" w14:textId="77777777" w:rsidR="00C30926" w:rsidRPr="00C30926" w:rsidRDefault="00C30926" w:rsidP="00C30926">
      <w:pPr>
        <w:jc w:val="both"/>
        <w:rPr>
          <w:rFonts w:ascii="Arial" w:hAnsi="Arial" w:cs="Arial"/>
          <w:sz w:val="20"/>
          <w:szCs w:val="20"/>
        </w:rPr>
      </w:pPr>
    </w:p>
    <w:p w14:paraId="0E609F9E" w14:textId="0F766B2F" w:rsidR="00C30926" w:rsidRPr="00C30926" w:rsidRDefault="00C30926" w:rsidP="00C30926">
      <w:pPr>
        <w:jc w:val="both"/>
        <w:rPr>
          <w:rFonts w:ascii="Arial" w:hAnsi="Arial" w:cs="Arial"/>
          <w:color w:val="000000"/>
          <w:sz w:val="20"/>
          <w:szCs w:val="20"/>
        </w:rPr>
      </w:pPr>
      <w:r w:rsidRPr="00C30926">
        <w:rPr>
          <w:rFonts w:ascii="Arial" w:hAnsi="Arial" w:cs="Arial"/>
          <w:sz w:val="20"/>
          <w:szCs w:val="20"/>
        </w:rPr>
        <w:t xml:space="preserve">En conjunto, la incorporación de métricas de sostenibilidad en el ciclo de vida de los reportes —desde su ejecución hasta su monitoreo— permite establecer una visión integral del sistema, donde la eficiencia operativa y el compromiso ambiental se convierten en pilares complementarios de la gestión inteligente de la información. </w:t>
      </w:r>
      <w:sdt>
        <w:sdtPr>
          <w:rPr>
            <w:rFonts w:ascii="Arial" w:hAnsi="Arial" w:cs="Arial"/>
            <w:color w:val="000000"/>
            <w:sz w:val="20"/>
            <w:szCs w:val="20"/>
          </w:rPr>
          <w:tag w:val="MENDELEY_CITATION_v3_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"/>
          <w:id w:val="645863773"/>
          <w:placeholder>
            <w:docPart w:val="BB7381B7657D46A58C842783948644C7"/>
          </w:placeholder>
        </w:sdtPr>
        <w:sdtContent>
          <w:r w:rsidR="0022413D" w:rsidRPr="0022413D">
            <w:rPr>
              <w:rFonts w:eastAsia="Times New Roman"/>
              <w:color w:val="000000"/>
              <w:sz w:val="20"/>
            </w:rPr>
            <w:t>(Paradza &amp; Daramola, 2021)</w:t>
          </w:r>
        </w:sdtContent>
      </w:sdt>
    </w:p>
    <w:p w14:paraId="2BD83629" w14:textId="77777777" w:rsidR="00C30926" w:rsidRPr="00C30926" w:rsidRDefault="00C30926" w:rsidP="00C30926">
      <w:pPr>
        <w:jc w:val="both"/>
        <w:rPr>
          <w:rFonts w:ascii="Arial" w:hAnsi="Arial" w:cs="Arial"/>
          <w:color w:val="000000"/>
          <w:sz w:val="20"/>
          <w:szCs w:val="20"/>
        </w:rPr>
      </w:pPr>
    </w:p>
    <w:p w14:paraId="20A27A7E" w14:textId="77777777" w:rsidR="00C30926" w:rsidRPr="00C30926" w:rsidRDefault="00C30926" w:rsidP="00C30926">
      <w:pPr>
        <w:pStyle w:val="Ttulo2"/>
        <w:jc w:val="both"/>
        <w:rPr>
          <w:rFonts w:ascii="Arial" w:hAnsi="Arial" w:cs="Arial"/>
          <w:sz w:val="20"/>
          <w:szCs w:val="20"/>
        </w:rPr>
      </w:pPr>
      <w:bookmarkStart w:id="36" w:name="_Toc223280019"/>
      <w:r w:rsidRPr="00C30926">
        <w:rPr>
          <w:rFonts w:ascii="Arial" w:hAnsi="Arial" w:cs="Arial"/>
          <w:sz w:val="20"/>
          <w:szCs w:val="20"/>
        </w:rPr>
        <w:t>2.3 Inteligencia de Negocios y Toma de Decisiones Basadas en Reportes</w:t>
      </w:r>
      <w:bookmarkEnd w:id="36"/>
    </w:p>
    <w:p w14:paraId="14420513" w14:textId="62F2F4C9"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el marco de la transformación digital impulsada por la Industria 4.0, la inteligencia de negocios (Business Intelligence, BI) ha adquirido un papel esencial en el proceso de toma de decisiones organizacionales. De acuerdo con </w:t>
      </w:r>
      <w:sdt>
        <w:sdtPr>
          <w:rPr>
            <w:rFonts w:ascii="Arial" w:hAnsi="Arial" w:cs="Arial"/>
            <w:color w:val="000000"/>
            <w:sz w:val="20"/>
            <w:szCs w:val="20"/>
          </w:rPr>
          <w:tag w:val="MENDELEY_CITATION_v3_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"/>
          <w:id w:val="-1487092149"/>
          <w:placeholder>
            <w:docPart w:val="BB7381B7657D46A58C842783948644C7"/>
          </w:placeholder>
        </w:sdtPr>
        <w:sdtContent>
          <w:r w:rsidR="0022413D" w:rsidRPr="0022413D">
            <w:rPr>
              <w:rFonts w:ascii="Arial" w:hAnsi="Arial" w:cs="Arial"/>
              <w:color w:val="000000"/>
              <w:sz w:val="20"/>
              <w:szCs w:val="20"/>
            </w:rPr>
            <w:t>(Tavera Romero et al., 2021)</w:t>
          </w:r>
        </w:sdtContent>
      </w:sdt>
      <w:r w:rsidRPr="00C30926">
        <w:rPr>
          <w:rFonts w:ascii="Arial" w:hAnsi="Arial" w:cs="Arial"/>
          <w:sz w:val="20"/>
          <w:szCs w:val="20"/>
        </w:rPr>
        <w:t>, BI se define como un proceso que integra y analiza los recursos de datos de una organización con el fin de respaldar decisiones estratégicas, tácticas y operativas. En este sentido, los sistemas de información que generan reportes no se limitan a la presentación de datos históricos, sino que se convierten en plataformas analíticas que permiten a los responsables de negocio identificar patrones, evaluar riesgos y proyectar escenarios futuros.</w:t>
      </w:r>
    </w:p>
    <w:p w14:paraId="43C96073" w14:textId="77777777" w:rsidR="00C30926" w:rsidRPr="00C30926" w:rsidRDefault="00C30926" w:rsidP="00C30926">
      <w:pPr>
        <w:jc w:val="both"/>
        <w:rPr>
          <w:rFonts w:ascii="Arial" w:hAnsi="Arial" w:cs="Arial"/>
          <w:sz w:val="20"/>
          <w:szCs w:val="20"/>
        </w:rPr>
      </w:pPr>
    </w:p>
    <w:p w14:paraId="1F85FE9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creciente complejidad de los entornos empresariales exige decisiones rápidas y fundamentadas en información confiable. La literatura revisada demuestra que las organizaciones que implementan BI experimentan mejoras significativas en desempeño, eficiencia, productividad y capacidad de respuesta. Estas mejoras se deben a la capacidad de los sistemas de reportes de consolidar grandes volúmenes de información provenientes de fuentes heterogéneas (bases de datos internas, sensores IoT, logs operativos o redes sociales) y transformarlos en conocimiento accionable.</w:t>
      </w:r>
    </w:p>
    <w:p w14:paraId="7285708C" w14:textId="77777777" w:rsidR="00C30926" w:rsidRPr="00C30926" w:rsidRDefault="00C30926" w:rsidP="00C30926">
      <w:pPr>
        <w:jc w:val="both"/>
        <w:rPr>
          <w:rFonts w:ascii="Arial" w:hAnsi="Arial" w:cs="Arial"/>
          <w:sz w:val="20"/>
          <w:szCs w:val="20"/>
        </w:rPr>
      </w:pPr>
    </w:p>
    <w:p w14:paraId="30AC3AD7" w14:textId="59F89917" w:rsidR="00C30926" w:rsidRDefault="00C30926" w:rsidP="00C30926">
      <w:pPr>
        <w:jc w:val="both"/>
        <w:rPr>
          <w:rFonts w:ascii="Arial" w:hAnsi="Arial" w:cs="Arial"/>
          <w:sz w:val="20"/>
          <w:szCs w:val="20"/>
        </w:rPr>
      </w:pPr>
      <w:r w:rsidRPr="00C30926">
        <w:rPr>
          <w:rFonts w:ascii="Arial" w:hAnsi="Arial" w:cs="Arial"/>
          <w:sz w:val="20"/>
          <w:szCs w:val="20"/>
        </w:rPr>
        <w:t>Dentro del contexto de esta tesina, los reportes automatizados cumplen una función análoga a la de los paneles de control de BI: sirven como punto de integración de datos críticos que reflejan el rendimiento de los sistemas y las áreas operativas. La implementación de mecanismos de predicción y detección de anomalías en dichos reportes amplía su valor,</w:t>
      </w:r>
      <w:r w:rsidR="00753CC6">
        <w:rPr>
          <w:rFonts w:ascii="Arial" w:hAnsi="Arial" w:cs="Arial"/>
          <w:sz w:val="20"/>
          <w:szCs w:val="20"/>
        </w:rPr>
        <w:t xml:space="preserve"> al proporcionar alertas tempranas y análisis prospectivos</w:t>
      </w:r>
      <w:r w:rsidR="00950B39">
        <w:rPr>
          <w:rFonts w:ascii="Arial" w:hAnsi="Arial" w:cs="Arial"/>
          <w:sz w:val="20"/>
          <w:szCs w:val="20"/>
        </w:rPr>
        <w:t xml:space="preserve"> sobre la eficiencia de las ejecuciones.</w:t>
      </w:r>
      <w:r w:rsidRPr="00C30926">
        <w:rPr>
          <w:rFonts w:ascii="Arial" w:hAnsi="Arial" w:cs="Arial"/>
          <w:sz w:val="20"/>
          <w:szCs w:val="20"/>
        </w:rPr>
        <w:t xml:space="preserve"> </w:t>
      </w:r>
    </w:p>
    <w:p w14:paraId="12BF6B7E" w14:textId="77777777" w:rsidR="00950B39" w:rsidRPr="00C30926" w:rsidRDefault="00950B39" w:rsidP="00C30926">
      <w:pPr>
        <w:jc w:val="both"/>
        <w:rPr>
          <w:rFonts w:ascii="Arial" w:hAnsi="Arial" w:cs="Arial"/>
          <w:sz w:val="20"/>
          <w:szCs w:val="20"/>
        </w:rPr>
      </w:pPr>
    </w:p>
    <w:p w14:paraId="5A5A26F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esta forma, los reportes dejan de ser herramientas descriptivas y se convierten en instrumentos predictivos y prescriptivos que orientan la planificación de recursos y la optimización de costos.</w:t>
      </w:r>
    </w:p>
    <w:p w14:paraId="4F94D2EA" w14:textId="77777777" w:rsidR="00C30926" w:rsidRPr="00C30926" w:rsidRDefault="00C30926" w:rsidP="00C30926">
      <w:pPr>
        <w:jc w:val="both"/>
        <w:rPr>
          <w:rFonts w:ascii="Arial" w:hAnsi="Arial" w:cs="Arial"/>
          <w:sz w:val="20"/>
          <w:szCs w:val="20"/>
        </w:rPr>
      </w:pPr>
    </w:p>
    <w:p w14:paraId="1B6C379F" w14:textId="77777777" w:rsidR="00C30926" w:rsidRDefault="00C30926" w:rsidP="00C30926">
      <w:pPr>
        <w:jc w:val="both"/>
        <w:rPr>
          <w:rFonts w:ascii="Arial" w:hAnsi="Arial" w:cs="Arial"/>
          <w:sz w:val="20"/>
          <w:szCs w:val="20"/>
        </w:rPr>
      </w:pPr>
      <w:r w:rsidRPr="00C30926">
        <w:rPr>
          <w:rFonts w:ascii="Arial" w:hAnsi="Arial" w:cs="Arial"/>
          <w:sz w:val="20"/>
          <w:szCs w:val="20"/>
        </w:rPr>
        <w:t>El estudio también resalta que el éxito de las decisiones basadas en datos depende no solo de la tecnología, sino de la cultura organizacional orientada al uso de la información. Las empresas que fomentan una cultura data-driven tienden a integrar BI con herramientas colaborativas, sistemas ERP y entornos de nube, logrando una visión unificada de la operación. Este enfoque promueve la transparencia, la trazabilidad y la alineación de las decisiones con los objetivos estratégicos de la organización.</w:t>
      </w:r>
    </w:p>
    <w:p w14:paraId="273BAE53" w14:textId="77777777" w:rsidR="00BE3F5E" w:rsidRPr="00C30926" w:rsidRDefault="00BE3F5E" w:rsidP="00C30926">
      <w:pPr>
        <w:jc w:val="both"/>
        <w:rPr>
          <w:rFonts w:ascii="Arial" w:hAnsi="Arial" w:cs="Arial"/>
          <w:sz w:val="20"/>
          <w:szCs w:val="20"/>
        </w:rPr>
      </w:pPr>
    </w:p>
    <w:p w14:paraId="219E95B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Asimismo, la investigación menciona la tendencia hacia el Self-Service BI (SSBI), que permite a los usuarios no técnicos generar sus propios reportes y análisis, reduciendo la dependencia del área de TI. Este paradigma democratiza el acceso a la información y acelera la toma de decisiones, especialmente en entornos dinámicos donde la agilidad es un factor competitivo clave.</w:t>
      </w:r>
    </w:p>
    <w:p w14:paraId="5BE28E35" w14:textId="77777777" w:rsidR="00C30926" w:rsidRPr="00C30926" w:rsidRDefault="00C30926" w:rsidP="00C30926">
      <w:pPr>
        <w:jc w:val="both"/>
        <w:rPr>
          <w:rFonts w:ascii="Arial" w:hAnsi="Arial" w:cs="Arial"/>
          <w:sz w:val="20"/>
          <w:szCs w:val="20"/>
        </w:rPr>
      </w:pPr>
    </w:p>
    <w:p w14:paraId="1D76635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integración de prácticas de </w:t>
      </w:r>
      <w:commentRangeStart w:id="37"/>
      <w:r w:rsidRPr="00C30926">
        <w:rPr>
          <w:rFonts w:ascii="Arial" w:hAnsi="Arial" w:cs="Arial"/>
          <w:sz w:val="20"/>
          <w:szCs w:val="20"/>
        </w:rPr>
        <w:t>BI</w:t>
      </w:r>
      <w:commentRangeEnd w:id="37"/>
      <w:r w:rsidR="0017061D" w:rsidRPr="00C30926">
        <w:rPr>
          <w:rStyle w:val="Refdecomentario"/>
          <w:rFonts w:ascii="Arial" w:hAnsi="Arial" w:cs="Arial"/>
          <w:sz w:val="20"/>
          <w:szCs w:val="20"/>
        </w:rPr>
        <w:commentReference w:id="37"/>
      </w:r>
      <w:r w:rsidRPr="00C30926">
        <w:rPr>
          <w:rFonts w:ascii="Arial" w:hAnsi="Arial" w:cs="Arial"/>
          <w:sz w:val="20"/>
          <w:szCs w:val="20"/>
        </w:rPr>
        <w:t xml:space="preserve"> facilita la construcción de una infraestructura analítica capaz de:</w:t>
      </w:r>
    </w:p>
    <w:p w14:paraId="61CDE382" w14:textId="77777777" w:rsidR="00C30926" w:rsidRPr="00C30926" w:rsidRDefault="00C30926">
      <w:pPr>
        <w:pStyle w:val="Prrafodelista"/>
        <w:numPr>
          <w:ilvl w:val="0"/>
          <w:numId w:val="7"/>
        </w:numPr>
        <w:jc w:val="both"/>
        <w:rPr>
          <w:rFonts w:ascii="Arial" w:hAnsi="Arial" w:cs="Arial"/>
          <w:sz w:val="20"/>
          <w:szCs w:val="20"/>
        </w:rPr>
      </w:pPr>
      <w:r w:rsidRPr="00C30926">
        <w:rPr>
          <w:rFonts w:ascii="Arial" w:hAnsi="Arial" w:cs="Arial"/>
          <w:sz w:val="20"/>
          <w:szCs w:val="20"/>
        </w:rPr>
        <w:lastRenderedPageBreak/>
        <w:t>Centralizar la información operativa en data warehouses o lagos de datos.</w:t>
      </w:r>
    </w:p>
    <w:p w14:paraId="329DE970" w14:textId="77777777" w:rsidR="00C30926" w:rsidRPr="00C30926" w:rsidRDefault="00C30926">
      <w:pPr>
        <w:pStyle w:val="Prrafodelista"/>
        <w:numPr>
          <w:ilvl w:val="0"/>
          <w:numId w:val="7"/>
        </w:numPr>
        <w:jc w:val="both"/>
        <w:rPr>
          <w:rFonts w:ascii="Arial" w:hAnsi="Arial" w:cs="Arial"/>
          <w:sz w:val="20"/>
          <w:szCs w:val="20"/>
        </w:rPr>
      </w:pPr>
      <w:r w:rsidRPr="00C30926">
        <w:rPr>
          <w:rFonts w:ascii="Arial" w:hAnsi="Arial" w:cs="Arial"/>
          <w:sz w:val="20"/>
          <w:szCs w:val="20"/>
        </w:rPr>
        <w:t>Unificar métricas de rendimiento, consumo y eficiencia.</w:t>
      </w:r>
    </w:p>
    <w:p w14:paraId="6F114726" w14:textId="77777777" w:rsidR="00C30926" w:rsidRPr="00C30926" w:rsidRDefault="00C30926">
      <w:pPr>
        <w:pStyle w:val="Prrafodelista"/>
        <w:numPr>
          <w:ilvl w:val="0"/>
          <w:numId w:val="7"/>
        </w:numPr>
        <w:jc w:val="both"/>
        <w:rPr>
          <w:rFonts w:ascii="Arial" w:hAnsi="Arial" w:cs="Arial"/>
          <w:sz w:val="20"/>
          <w:szCs w:val="20"/>
        </w:rPr>
      </w:pPr>
      <w:r w:rsidRPr="00C30926">
        <w:rPr>
          <w:rFonts w:ascii="Arial" w:hAnsi="Arial" w:cs="Arial"/>
          <w:sz w:val="20"/>
          <w:szCs w:val="20"/>
        </w:rPr>
        <w:t>Generar reportes dinámicos con indicadores clave de desempeño (KPIs).</w:t>
      </w:r>
    </w:p>
    <w:p w14:paraId="04E3785E" w14:textId="77777777" w:rsidR="00C30926" w:rsidRPr="00C30926" w:rsidRDefault="00C30926">
      <w:pPr>
        <w:pStyle w:val="Prrafodelista"/>
        <w:numPr>
          <w:ilvl w:val="0"/>
          <w:numId w:val="7"/>
        </w:numPr>
        <w:jc w:val="both"/>
        <w:rPr>
          <w:rFonts w:ascii="Arial" w:hAnsi="Arial" w:cs="Arial"/>
          <w:sz w:val="20"/>
          <w:szCs w:val="20"/>
        </w:rPr>
      </w:pPr>
      <w:r w:rsidRPr="00C30926">
        <w:rPr>
          <w:rFonts w:ascii="Arial" w:hAnsi="Arial" w:cs="Arial"/>
          <w:sz w:val="20"/>
          <w:szCs w:val="20"/>
        </w:rPr>
        <w:t>Incorporar modelos predictivos y de detección de anomalías como componentes analíticos dentro de los reportes.</w:t>
      </w:r>
    </w:p>
    <w:p w14:paraId="258D4F7E" w14:textId="77777777" w:rsidR="00C30926" w:rsidRPr="00C30926" w:rsidRDefault="00C30926" w:rsidP="00C30926">
      <w:pPr>
        <w:pStyle w:val="Prrafodelista"/>
        <w:jc w:val="both"/>
        <w:rPr>
          <w:rFonts w:ascii="Arial" w:hAnsi="Arial" w:cs="Arial"/>
          <w:sz w:val="20"/>
          <w:szCs w:val="20"/>
        </w:rPr>
      </w:pPr>
    </w:p>
    <w:p w14:paraId="392F681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conjunto, esta visión de los reportes como componentes del ecosistema de inteligencia de negocios refuerza su papel en la toma de decisiones basada en evidencia, alineada con las prácticas de la Industria 4.0. De este modo, los sistemas de información evolucionan desde simples repositorios de datos hacia plataformas inteligentes de apoyo a la decisión, contribuyendo tanto a la eficiencia operativa como a la sostenibilidad organizacional.</w:t>
      </w:r>
    </w:p>
    <w:p w14:paraId="6AB939F5" w14:textId="77777777" w:rsidR="00C30926" w:rsidRPr="00C30926" w:rsidRDefault="00C30926" w:rsidP="00C30926">
      <w:pPr>
        <w:jc w:val="both"/>
        <w:rPr>
          <w:rFonts w:ascii="Arial" w:hAnsi="Arial" w:cs="Arial"/>
          <w:sz w:val="20"/>
          <w:szCs w:val="20"/>
        </w:rPr>
      </w:pPr>
    </w:p>
    <w:p w14:paraId="5EF152A7" w14:textId="77777777" w:rsidR="00C30926" w:rsidRPr="00C30926" w:rsidRDefault="00C30926" w:rsidP="00C30926">
      <w:pPr>
        <w:pStyle w:val="Ttulo1"/>
        <w:jc w:val="both"/>
        <w:rPr>
          <w:rFonts w:ascii="Arial" w:hAnsi="Arial" w:cs="Arial"/>
          <w:sz w:val="20"/>
          <w:szCs w:val="20"/>
        </w:rPr>
      </w:pPr>
      <w:bookmarkStart w:id="38" w:name="_Toc223280020"/>
      <w:commentRangeStart w:id="39"/>
      <w:r w:rsidRPr="00C30926">
        <w:rPr>
          <w:rFonts w:ascii="Arial" w:hAnsi="Arial" w:cs="Arial"/>
          <w:sz w:val="20"/>
          <w:szCs w:val="20"/>
        </w:rPr>
        <w:t>3. Predicción y Forecasting</w:t>
      </w:r>
      <w:bookmarkEnd w:id="38"/>
    </w:p>
    <w:p w14:paraId="6AFCCB06" w14:textId="77777777" w:rsidR="00C30926" w:rsidRPr="00C30926" w:rsidRDefault="00C30926" w:rsidP="00C30926">
      <w:pPr>
        <w:pStyle w:val="Ttulo2"/>
        <w:jc w:val="both"/>
        <w:rPr>
          <w:rFonts w:ascii="Arial" w:hAnsi="Arial" w:cs="Arial"/>
          <w:sz w:val="20"/>
          <w:szCs w:val="20"/>
        </w:rPr>
      </w:pPr>
      <w:bookmarkStart w:id="40" w:name="_Toc223280021"/>
      <w:r w:rsidRPr="00C30926">
        <w:rPr>
          <w:rFonts w:ascii="Arial" w:hAnsi="Arial" w:cs="Arial"/>
          <w:sz w:val="20"/>
          <w:szCs w:val="20"/>
        </w:rPr>
        <w:t>3.1 Predicción de series temporales</w:t>
      </w:r>
      <w:bookmarkEnd w:id="40"/>
      <w:commentRangeEnd w:id="39"/>
      <w:r w:rsidR="003A6A5D" w:rsidRPr="00C30926">
        <w:rPr>
          <w:rStyle w:val="Refdecomentario"/>
          <w:rFonts w:ascii="Arial" w:hAnsi="Arial" w:cs="Arial"/>
          <w:sz w:val="20"/>
          <w:szCs w:val="20"/>
        </w:rPr>
        <w:commentReference w:id="39"/>
      </w:r>
    </w:p>
    <w:p w14:paraId="7F0596C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teoría de la predicción parte de la premisa de que el conocimiento actual y pasado puede emplearse para estimar el futuro. En el caso de las series temporales, se busca identificar patrones en valores históricos y utilizarlos para estimar valores futuros. Sin embargo, no se espera una predicción exacta, sino proyecciones como:</w:t>
      </w:r>
    </w:p>
    <w:p w14:paraId="1475EB7F" w14:textId="77777777" w:rsidR="00C30926" w:rsidRPr="00C30926" w:rsidRDefault="00C30926" w:rsidP="00C30926">
      <w:pPr>
        <w:jc w:val="both"/>
        <w:rPr>
          <w:rFonts w:ascii="Arial" w:hAnsi="Arial" w:cs="Arial"/>
          <w:sz w:val="20"/>
          <w:szCs w:val="20"/>
        </w:rPr>
      </w:pPr>
      <w:commentRangeStart w:id="41"/>
      <w:r w:rsidRPr="00C30926">
        <w:rPr>
          <w:rFonts w:ascii="Arial" w:hAnsi="Arial" w:cs="Arial"/>
          <w:sz w:val="20"/>
          <w:szCs w:val="20"/>
        </w:rPr>
        <w:t>un valor esperado (punto de predicción)</w:t>
      </w:r>
    </w:p>
    <w:p w14:paraId="0AD8183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 intervalo de predicción</w:t>
      </w:r>
    </w:p>
    <w:p w14:paraId="1F25CED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percentiles</w:t>
      </w:r>
    </w:p>
    <w:p w14:paraId="087D1EA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distribuciones completas de posibles valores</w:t>
      </w:r>
      <w:commentRangeEnd w:id="41"/>
      <w:r w:rsidR="00B861D0" w:rsidRPr="00C30926">
        <w:rPr>
          <w:rStyle w:val="Refdecomentario"/>
          <w:rFonts w:ascii="Arial" w:hAnsi="Arial" w:cs="Arial"/>
          <w:sz w:val="20"/>
          <w:szCs w:val="20"/>
        </w:rPr>
        <w:commentReference w:id="41"/>
      </w:r>
    </w:p>
    <w:p w14:paraId="430D622E" w14:textId="77777777" w:rsidR="00C30926" w:rsidRPr="00C30926" w:rsidRDefault="00C30926" w:rsidP="00C30926">
      <w:pPr>
        <w:jc w:val="both"/>
        <w:rPr>
          <w:rFonts w:ascii="Arial" w:hAnsi="Arial" w:cs="Arial"/>
          <w:sz w:val="20"/>
          <w:szCs w:val="20"/>
        </w:rPr>
      </w:pPr>
    </w:p>
    <w:p w14:paraId="737C481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datos de series temporales presentan distintas formas y frecuencias: desde observaciones por minuto u hora (como en la predicción de demanda eléctrica) hasta registros anuales o multimillonarios en número. Estos pueden ser continuos, intermitentes o jerárquicos (e.g., en inventarios o productos relacionados).</w:t>
      </w:r>
    </w:p>
    <w:p w14:paraId="01E5875A" w14:textId="77777777" w:rsidR="00C30926" w:rsidRPr="00C30926" w:rsidRDefault="00C30926" w:rsidP="00C30926">
      <w:pPr>
        <w:jc w:val="both"/>
        <w:rPr>
          <w:rFonts w:ascii="Arial" w:hAnsi="Arial" w:cs="Arial"/>
          <w:sz w:val="20"/>
          <w:szCs w:val="20"/>
        </w:rPr>
      </w:pPr>
    </w:p>
    <w:p w14:paraId="5D862CC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la práctica, los métodos de predicción incluyen:</w:t>
      </w:r>
    </w:p>
    <w:p w14:paraId="7F70F17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Modelos estadísticos clásicos: ARIMA, ARX.</w:t>
      </w:r>
    </w:p>
    <w:p w14:paraId="2AED2A6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Aprendizaje automático: redes de base radial (RBF).</w:t>
      </w:r>
    </w:p>
    <w:p w14:paraId="678114D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Aprendizaje profundo: redes LSTM, que destacan en secuencias complejas (Nieto, 2019).</w:t>
      </w:r>
    </w:p>
    <w:p w14:paraId="5E08C73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la nube, estos modelos anticipan la demanda de reportes y permiten planificar la asignación de instancias de Azure antes de cada sprint de desarrollo.</w:t>
      </w:r>
    </w:p>
    <w:p w14:paraId="11CF0CF4" w14:textId="77777777" w:rsidR="00C30926" w:rsidRPr="00C30926" w:rsidRDefault="00C30926" w:rsidP="00C30926">
      <w:pPr>
        <w:jc w:val="both"/>
        <w:rPr>
          <w:rFonts w:ascii="Arial" w:hAnsi="Arial" w:cs="Arial"/>
          <w:sz w:val="20"/>
          <w:szCs w:val="20"/>
        </w:rPr>
      </w:pPr>
    </w:p>
    <w:p w14:paraId="4F30B82B" w14:textId="77777777" w:rsidR="00C30926" w:rsidRPr="00C30926" w:rsidRDefault="00C30926" w:rsidP="00C30926">
      <w:pPr>
        <w:pStyle w:val="Ttulo2"/>
        <w:jc w:val="both"/>
        <w:rPr>
          <w:rFonts w:ascii="Arial" w:hAnsi="Arial" w:cs="Arial"/>
          <w:sz w:val="20"/>
          <w:szCs w:val="20"/>
        </w:rPr>
      </w:pPr>
      <w:bookmarkStart w:id="42" w:name="_Toc223280022"/>
      <w:r w:rsidRPr="00C30926">
        <w:rPr>
          <w:rFonts w:ascii="Arial" w:hAnsi="Arial" w:cs="Arial"/>
          <w:sz w:val="20"/>
          <w:szCs w:val="20"/>
        </w:rPr>
        <w:t>3.2 Forecasting empresarial</w:t>
      </w:r>
      <w:bookmarkEnd w:id="42"/>
    </w:p>
    <w:p w14:paraId="1B16270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forecasting se entiende como un proceso analítico que utiliza datos históricos y actuales para predecir condiciones futuras. Es el uso de modelos matemáticos y estadísticos para estimar la demanda de productos, la expansión de proyectos o el crecimiento de una organización.  IBM. (2024, 22 de julio).</w:t>
      </w:r>
    </w:p>
    <w:p w14:paraId="3BE53155" w14:textId="77777777" w:rsidR="00C30926" w:rsidRPr="00C30926" w:rsidRDefault="00C30926" w:rsidP="00C30926">
      <w:pPr>
        <w:jc w:val="both"/>
        <w:rPr>
          <w:rFonts w:ascii="Arial" w:hAnsi="Arial" w:cs="Arial"/>
          <w:sz w:val="20"/>
          <w:szCs w:val="20"/>
        </w:rPr>
      </w:pPr>
    </w:p>
    <w:p w14:paraId="62A25D46" w14:textId="77777777" w:rsidR="00C30926" w:rsidRPr="00C30926" w:rsidRDefault="00C30926" w:rsidP="00C30926">
      <w:pPr>
        <w:pStyle w:val="Ttulo2"/>
        <w:jc w:val="both"/>
        <w:rPr>
          <w:rFonts w:ascii="Arial" w:hAnsi="Arial" w:cs="Arial"/>
          <w:sz w:val="20"/>
          <w:szCs w:val="20"/>
        </w:rPr>
      </w:pPr>
      <w:bookmarkStart w:id="43" w:name="_Toc223280023"/>
      <w:r w:rsidRPr="00C30926">
        <w:rPr>
          <w:rFonts w:ascii="Arial" w:hAnsi="Arial" w:cs="Arial"/>
          <w:sz w:val="20"/>
          <w:szCs w:val="20"/>
        </w:rPr>
        <w:t>3.3 Modelos híbridos de forecasting aplicados a la computación en la nube</w:t>
      </w:r>
      <w:bookmarkEnd w:id="43"/>
    </w:p>
    <w:p w14:paraId="09E126A4" w14:textId="48938CA3"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los últimos años, la combinación de modelos estadísticos y de aprendizaje automático ha demostrado ser altamente efectiva para mejorar la precisión en la predicción de series temporales. Un ejemplo destacado es el estudio </w:t>
      </w:r>
      <w:commentRangeStart w:id="44"/>
      <w:r w:rsidRPr="00C30926">
        <w:rPr>
          <w:rFonts w:ascii="Arial" w:hAnsi="Arial" w:cs="Arial"/>
          <w:sz w:val="20"/>
          <w:szCs w:val="20"/>
        </w:rPr>
        <w:t>Forecasting Bitcoin prices using artificial intelligence: Combination of ML, SARIMA, and Facebook Prophet models</w:t>
      </w:r>
      <w:commentRangeEnd w:id="44"/>
      <w:r w:rsidR="0053147F" w:rsidRPr="00C30926">
        <w:rPr>
          <w:rStyle w:val="Refdecomentario"/>
          <w:rFonts w:ascii="Arial" w:hAnsi="Arial" w:cs="Arial"/>
          <w:sz w:val="20"/>
          <w:szCs w:val="20"/>
        </w:rPr>
        <w:commentReference w:id="44"/>
      </w:r>
      <w:r w:rsidRPr="00C30926">
        <w:rPr>
          <w:rFonts w:ascii="Arial" w:hAnsi="Arial" w:cs="Arial"/>
          <w:sz w:val="20"/>
          <w:szCs w:val="20"/>
        </w:rPr>
        <w:t>, donde se propone un enfoque híbrido que integra modelos clásicos de series temporales —como SARIMA— con métodos basados en aprendizaje automático, tales como Random Forest y XGBoost, además del modelo Facebook Prophet.</w:t>
      </w:r>
      <w:sdt>
        <w:sdtPr>
          <w:rPr>
            <w:rFonts w:ascii="Arial" w:hAnsi="Arial" w:cs="Arial"/>
            <w:color w:val="000000"/>
            <w:sz w:val="20"/>
            <w:szCs w:val="20"/>
          </w:rPr>
          <w:tag w:val="MENDELEY_CITATION_v3_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"/>
          <w:id w:val="-1641258826"/>
          <w:placeholder>
            <w:docPart w:val="BB7381B7657D46A58C842783948644C7"/>
          </w:placeholder>
        </w:sdtPr>
        <w:sdtContent>
          <w:r w:rsidR="0022413D" w:rsidRPr="0022413D">
            <w:rPr>
              <w:rFonts w:ascii="Arial" w:hAnsi="Arial" w:cs="Arial"/>
              <w:color w:val="000000"/>
              <w:sz w:val="20"/>
              <w:szCs w:val="20"/>
            </w:rPr>
            <w:t>(Cheng et al., 2024)</w:t>
          </w:r>
        </w:sdtContent>
      </w:sdt>
    </w:p>
    <w:p w14:paraId="1D941DBF" w14:textId="77777777" w:rsidR="00C30926" w:rsidRPr="00C30926" w:rsidRDefault="00C30926" w:rsidP="00C30926">
      <w:pPr>
        <w:jc w:val="both"/>
        <w:rPr>
          <w:rFonts w:ascii="Arial" w:hAnsi="Arial" w:cs="Arial"/>
          <w:sz w:val="20"/>
          <w:szCs w:val="20"/>
        </w:rPr>
      </w:pPr>
    </w:p>
    <w:p w14:paraId="5645FCC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Este tipo de integración permite aprovechar las fortalezas de cada enfoque: los modelos estadísticos capturan la estacionalidad y la tendencia global de los datos, mientras que los modelos de machine learning aprenden relaciones no lineales y patrones residuales difíciles de modelar mediante técnicas tradicionales. En dicho trabajo, la combinación de los tres modelos produjo una reducción significativa en el error de predicción (medido con RMSE y MAE) respecto a los modelos individuales, evidenciando la eficacia del enfoque híbrido.</w:t>
      </w:r>
    </w:p>
    <w:p w14:paraId="55FE662F" w14:textId="77777777" w:rsidR="00C30926" w:rsidRPr="00C30926" w:rsidRDefault="00C30926" w:rsidP="00C30926">
      <w:pPr>
        <w:jc w:val="both"/>
        <w:rPr>
          <w:rFonts w:ascii="Arial" w:hAnsi="Arial" w:cs="Arial"/>
          <w:sz w:val="20"/>
          <w:szCs w:val="20"/>
        </w:rPr>
      </w:pPr>
    </w:p>
    <w:p w14:paraId="1BA2EC6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la computación en la nube, esta metodología puede aplicarse para pronosticar la demanda de recursos computacionales, como el uso de CPU, memoria o almacenamiento, anticipando picos de carga o períodos de baja demanda. Por ejemplo, un modelo SARIMA puede capturar las tendencias de uso de los reportes en horas laborales, mientras que un modelo Prophet puede detectar patrones semanales o mensuales, y un modelo basado en Random Forest puede incorporar variables externas como el número de usuarios activos o la complejidad del reporte.</w:t>
      </w:r>
    </w:p>
    <w:p w14:paraId="5453B7EE" w14:textId="77777777" w:rsidR="00C30926" w:rsidRPr="00C30926" w:rsidRDefault="00C30926" w:rsidP="00C30926">
      <w:pPr>
        <w:jc w:val="both"/>
        <w:rPr>
          <w:rFonts w:ascii="Arial" w:hAnsi="Arial" w:cs="Arial"/>
          <w:sz w:val="20"/>
          <w:szCs w:val="20"/>
        </w:rPr>
      </w:pPr>
    </w:p>
    <w:p w14:paraId="2AC40C1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combinación de estos modelos, implementada en entornos de MLOps y CI/CD, permite desplegar sistemas de forecasting adaptativos que se reentrenan automáticamente con nuevos datos. Esto facilita la asignación dinámica de recursos en la nube antes de que se produzcan sobrecargas, optimizando los costos operativos y garantizando la disponibilidad del sistema de reportes.</w:t>
      </w:r>
    </w:p>
    <w:p w14:paraId="3E118888" w14:textId="77777777" w:rsidR="00C30926" w:rsidRPr="00C30926" w:rsidRDefault="00C30926" w:rsidP="00C30926">
      <w:pPr>
        <w:jc w:val="both"/>
        <w:rPr>
          <w:rFonts w:ascii="Arial" w:hAnsi="Arial" w:cs="Arial"/>
          <w:sz w:val="20"/>
          <w:szCs w:val="20"/>
        </w:rPr>
      </w:pPr>
    </w:p>
    <w:p w14:paraId="41AF94A2" w14:textId="77777777" w:rsidR="00C30926" w:rsidRPr="00C30926" w:rsidRDefault="00C30926" w:rsidP="00C30926">
      <w:pPr>
        <w:pStyle w:val="Ttulo2"/>
        <w:jc w:val="both"/>
        <w:rPr>
          <w:rFonts w:ascii="Arial" w:hAnsi="Arial" w:cs="Arial"/>
          <w:sz w:val="20"/>
          <w:szCs w:val="20"/>
        </w:rPr>
      </w:pPr>
      <w:bookmarkStart w:id="45" w:name="_Toc223280024"/>
      <w:commentRangeStart w:id="46"/>
      <w:r w:rsidRPr="00C30926">
        <w:rPr>
          <w:rFonts w:ascii="Arial" w:hAnsi="Arial" w:cs="Arial"/>
          <w:sz w:val="20"/>
          <w:szCs w:val="20"/>
        </w:rPr>
        <w:t>3.4 Diseño del dataset para forecasting de demanda/recursos</w:t>
      </w:r>
      <w:bookmarkEnd w:id="45"/>
    </w:p>
    <w:p w14:paraId="07E5F2C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Grano temporal: 15–60 minutos para operación; 1–24 horas para planeación táctica.</w:t>
      </w:r>
    </w:p>
    <w:p w14:paraId="1B9F93A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Variables básicas: conteo de reportes por ventana, duración total, consumo máximo/medio (CPU, RAM), backlog, queue wait time.</w:t>
      </w:r>
    </w:p>
    <w:p w14:paraId="53F08C4A" w14:textId="77777777" w:rsidR="00C30926" w:rsidRPr="00C30926" w:rsidRDefault="00C30926" w:rsidP="00C30926">
      <w:pPr>
        <w:jc w:val="both"/>
        <w:rPr>
          <w:rFonts w:ascii="Arial" w:hAnsi="Arial" w:cs="Arial"/>
          <w:sz w:val="20"/>
          <w:szCs w:val="20"/>
        </w:rPr>
      </w:pPr>
    </w:p>
    <w:p w14:paraId="4E42E12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Variables exógenas: calendario laboral (día hábil, fin de mes, festivos), ciclos de sprint, despliegues recientes, campañas internas, número de usuarios activos, tamaño promedio de fuentes de datos.</w:t>
      </w:r>
    </w:p>
    <w:p w14:paraId="76C56392" w14:textId="77777777" w:rsidR="00C30926" w:rsidRPr="00C30926" w:rsidRDefault="00C30926" w:rsidP="00C30926">
      <w:pPr>
        <w:jc w:val="both"/>
        <w:rPr>
          <w:rFonts w:ascii="Arial" w:hAnsi="Arial" w:cs="Arial"/>
          <w:sz w:val="20"/>
          <w:szCs w:val="20"/>
        </w:rPr>
      </w:pPr>
    </w:p>
    <w:p w14:paraId="0D89CB4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Estructura jerárquica</w:t>
      </w:r>
      <w:commentRangeStart w:id="47"/>
      <w:r w:rsidRPr="00C30926">
        <w:rPr>
          <w:rFonts w:ascii="Arial" w:hAnsi="Arial" w:cs="Arial"/>
          <w:sz w:val="20"/>
          <w:szCs w:val="20"/>
        </w:rPr>
        <w:t>: global → área → tipo de reporte → reporte individual</w:t>
      </w:r>
      <w:commentRangeEnd w:id="47"/>
      <w:r w:rsidR="00D179DE" w:rsidRPr="00C30926">
        <w:rPr>
          <w:rStyle w:val="Refdecomentario"/>
          <w:rFonts w:ascii="Arial" w:hAnsi="Arial" w:cs="Arial"/>
          <w:sz w:val="20"/>
          <w:szCs w:val="20"/>
        </w:rPr>
        <w:commentReference w:id="47"/>
      </w:r>
      <w:r w:rsidRPr="00C30926">
        <w:rPr>
          <w:rFonts w:ascii="Arial" w:hAnsi="Arial" w:cs="Arial"/>
          <w:sz w:val="20"/>
          <w:szCs w:val="20"/>
        </w:rPr>
        <w:t>. Esto permite forecasting jerárquico con conciliación top</w:t>
      </w:r>
      <w:r w:rsidRPr="00C30926">
        <w:rPr>
          <w:rFonts w:ascii="Cambria Math" w:hAnsi="Cambria Math" w:cs="Cambria Math"/>
          <w:sz w:val="20"/>
          <w:szCs w:val="20"/>
        </w:rPr>
        <w:t>‑</w:t>
      </w:r>
      <w:r w:rsidRPr="00C30926">
        <w:rPr>
          <w:rFonts w:ascii="Arial" w:hAnsi="Arial" w:cs="Arial"/>
          <w:sz w:val="20"/>
          <w:szCs w:val="20"/>
        </w:rPr>
        <w:t>down/bottom</w:t>
      </w:r>
      <w:r w:rsidRPr="00C30926">
        <w:rPr>
          <w:rFonts w:ascii="Cambria Math" w:hAnsi="Cambria Math" w:cs="Cambria Math"/>
          <w:sz w:val="20"/>
          <w:szCs w:val="20"/>
        </w:rPr>
        <w:t>‑</w:t>
      </w:r>
      <w:r w:rsidRPr="00C30926">
        <w:rPr>
          <w:rFonts w:ascii="Arial" w:hAnsi="Arial" w:cs="Arial"/>
          <w:sz w:val="20"/>
          <w:szCs w:val="20"/>
        </w:rPr>
        <w:t>up para asignar capacidad por cola o VM.</w:t>
      </w:r>
    </w:p>
    <w:p w14:paraId="7A484AB7" w14:textId="77777777" w:rsidR="00C30926" w:rsidRPr="00C30926" w:rsidRDefault="00C30926" w:rsidP="00C30926">
      <w:pPr>
        <w:jc w:val="both"/>
        <w:rPr>
          <w:rFonts w:ascii="Arial" w:hAnsi="Arial" w:cs="Arial"/>
          <w:sz w:val="20"/>
          <w:szCs w:val="20"/>
        </w:rPr>
      </w:pPr>
    </w:p>
    <w:p w14:paraId="42674C3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Datos intermitentes: muchos reportes tienen demanda esporádica; trata la serie con técnicas que manejen ceros y estacionalidad débil (agregaciones por ventanas, transformaciones, o modelos orientados a intermitencia). Tus secciones actuales ya enmarcan la predicción de series temporales y su salida esperada (punto, intervalos, percentiles), lo cual justifica incluir intervalos de predicción en la planificación de capacidad.</w:t>
      </w:r>
    </w:p>
    <w:p w14:paraId="0FE385AB" w14:textId="77777777" w:rsidR="00C30926" w:rsidRPr="00C30926" w:rsidRDefault="00C30926" w:rsidP="00C30926">
      <w:pPr>
        <w:jc w:val="both"/>
        <w:rPr>
          <w:rFonts w:ascii="Arial" w:hAnsi="Arial" w:cs="Arial"/>
          <w:sz w:val="20"/>
          <w:szCs w:val="20"/>
        </w:rPr>
      </w:pPr>
    </w:p>
    <w:p w14:paraId="268BA0A1" w14:textId="77777777" w:rsidR="00C30926" w:rsidRPr="00C30926" w:rsidRDefault="00C30926" w:rsidP="00C30926">
      <w:pPr>
        <w:pStyle w:val="Ttulo2"/>
        <w:jc w:val="both"/>
        <w:rPr>
          <w:rFonts w:ascii="Arial" w:hAnsi="Arial" w:cs="Arial"/>
          <w:sz w:val="20"/>
          <w:szCs w:val="20"/>
        </w:rPr>
      </w:pPr>
      <w:bookmarkStart w:id="48" w:name="_Toc223280025"/>
      <w:r w:rsidRPr="00C30926">
        <w:rPr>
          <w:rFonts w:ascii="Arial" w:hAnsi="Arial" w:cs="Arial"/>
          <w:sz w:val="20"/>
          <w:szCs w:val="20"/>
        </w:rPr>
        <w:t>3.5 Métodos y estrategias de combinación (ensambles) aplicados al caso</w:t>
      </w:r>
      <w:bookmarkEnd w:id="48"/>
    </w:p>
    <w:p w14:paraId="559DFA1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Enfoque propuesto (stacked ensemble):</w:t>
      </w:r>
    </w:p>
    <w:p w14:paraId="2890D1CD" w14:textId="77777777" w:rsidR="00C30926" w:rsidRPr="00C30926" w:rsidRDefault="00C30926" w:rsidP="00C30926">
      <w:pPr>
        <w:jc w:val="both"/>
        <w:rPr>
          <w:rFonts w:ascii="Arial" w:hAnsi="Arial" w:cs="Arial"/>
          <w:sz w:val="20"/>
          <w:szCs w:val="20"/>
        </w:rPr>
      </w:pPr>
    </w:p>
    <w:p w14:paraId="56CD5FD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Capa 1: SARIMA/ARIMAX (estacionalidad semanal/mensual), Prophet/ETS (tendencias + días especiales), y un modelo ML tipo XGBoost/RandomForest con variables exógenas.</w:t>
      </w:r>
    </w:p>
    <w:p w14:paraId="1FE2A80E" w14:textId="77777777" w:rsidR="00C30926" w:rsidRPr="00C30926" w:rsidRDefault="00C30926" w:rsidP="00C30926">
      <w:pPr>
        <w:jc w:val="both"/>
        <w:rPr>
          <w:rFonts w:ascii="Arial" w:hAnsi="Arial" w:cs="Arial"/>
          <w:sz w:val="20"/>
          <w:szCs w:val="20"/>
        </w:rPr>
      </w:pPr>
    </w:p>
    <w:p w14:paraId="5555D89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Capa 2 (metamodelo): combinación ponderada por out</w:t>
      </w:r>
      <w:r w:rsidRPr="00C30926">
        <w:rPr>
          <w:rFonts w:ascii="Cambria Math" w:hAnsi="Cambria Math" w:cs="Cambria Math"/>
          <w:sz w:val="20"/>
          <w:szCs w:val="20"/>
        </w:rPr>
        <w:t>‑</w:t>
      </w:r>
      <w:r w:rsidRPr="00C30926">
        <w:rPr>
          <w:rFonts w:ascii="Arial" w:hAnsi="Arial" w:cs="Arial"/>
          <w:sz w:val="20"/>
          <w:szCs w:val="20"/>
        </w:rPr>
        <w:t>of</w:t>
      </w:r>
      <w:r w:rsidRPr="00C30926">
        <w:rPr>
          <w:rFonts w:ascii="Cambria Math" w:hAnsi="Cambria Math" w:cs="Cambria Math"/>
          <w:sz w:val="20"/>
          <w:szCs w:val="20"/>
        </w:rPr>
        <w:t>‑</w:t>
      </w:r>
      <w:r w:rsidRPr="00C30926">
        <w:rPr>
          <w:rFonts w:ascii="Arial" w:hAnsi="Arial" w:cs="Arial"/>
          <w:sz w:val="20"/>
          <w:szCs w:val="20"/>
        </w:rPr>
        <w:t>sample RMSE/MAE o por optimización de pinball loss si se buscan cuantiles.</w:t>
      </w:r>
    </w:p>
    <w:p w14:paraId="5963A300" w14:textId="77777777" w:rsidR="00C30926" w:rsidRPr="00C30926" w:rsidRDefault="00C30926" w:rsidP="00C30926">
      <w:pPr>
        <w:jc w:val="both"/>
        <w:rPr>
          <w:rFonts w:ascii="Arial" w:hAnsi="Arial" w:cs="Arial"/>
          <w:sz w:val="20"/>
          <w:szCs w:val="20"/>
        </w:rPr>
      </w:pPr>
    </w:p>
    <w:p w14:paraId="5E71180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Big Data forecasting, la literatura revisada resalta tres familias predominantes—modelos factoriales, bayesianos y redes neuronales—como herramientas recurrentes, mostrando que la combinación de enfoques heterogéneos es práctica común para mejorar la precisión y robustez (evita sobreajuste a un único inductivo).</w:t>
      </w:r>
    </w:p>
    <w:p w14:paraId="33B3CD5D" w14:textId="77777777" w:rsidR="00C30926" w:rsidRPr="00C30926" w:rsidRDefault="00C30926" w:rsidP="00C30926">
      <w:pPr>
        <w:jc w:val="both"/>
        <w:rPr>
          <w:rFonts w:ascii="Arial" w:hAnsi="Arial" w:cs="Arial"/>
          <w:sz w:val="20"/>
          <w:szCs w:val="20"/>
        </w:rPr>
      </w:pPr>
    </w:p>
    <w:p w14:paraId="13DA3630" w14:textId="77777777" w:rsidR="00C30926" w:rsidRPr="00C30926" w:rsidRDefault="00C30926" w:rsidP="00C30926">
      <w:pPr>
        <w:pStyle w:val="Ttulo2"/>
        <w:jc w:val="both"/>
        <w:rPr>
          <w:rFonts w:ascii="Arial" w:hAnsi="Arial" w:cs="Arial"/>
          <w:sz w:val="20"/>
          <w:szCs w:val="20"/>
        </w:rPr>
      </w:pPr>
      <w:bookmarkStart w:id="49" w:name="_Toc223280026"/>
      <w:r w:rsidRPr="00C30926">
        <w:rPr>
          <w:rFonts w:ascii="Arial" w:hAnsi="Arial" w:cs="Arial"/>
          <w:sz w:val="20"/>
          <w:szCs w:val="20"/>
        </w:rPr>
        <w:t>3.6 Backtesting y validación temporal</w:t>
      </w:r>
      <w:bookmarkEnd w:id="49"/>
    </w:p>
    <w:p w14:paraId="355D9B4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Validación deslizante (rolling origin) con 5–10 cortes temporales; métricas por corte y promedio.</w:t>
      </w:r>
    </w:p>
    <w:p w14:paraId="631A52A6" w14:textId="77777777" w:rsidR="00C30926" w:rsidRPr="00C30926" w:rsidRDefault="00C30926" w:rsidP="00C30926">
      <w:pPr>
        <w:jc w:val="both"/>
        <w:rPr>
          <w:rFonts w:ascii="Arial" w:hAnsi="Arial" w:cs="Arial"/>
          <w:sz w:val="20"/>
          <w:szCs w:val="20"/>
        </w:rPr>
      </w:pPr>
    </w:p>
    <w:p w14:paraId="03E1871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Métricas: RMSE, MAE, MAPE/SMAPE (si no hay demasiados ceros), MASE (escala</w:t>
      </w:r>
      <w:r w:rsidRPr="00C30926">
        <w:rPr>
          <w:rFonts w:ascii="Cambria Math" w:hAnsi="Cambria Math" w:cs="Cambria Math"/>
          <w:sz w:val="20"/>
          <w:szCs w:val="20"/>
        </w:rPr>
        <w:t>‑</w:t>
      </w:r>
      <w:r w:rsidRPr="00C30926">
        <w:rPr>
          <w:rFonts w:ascii="Arial" w:hAnsi="Arial" w:cs="Arial"/>
          <w:sz w:val="20"/>
          <w:szCs w:val="20"/>
        </w:rPr>
        <w:t>invariante), y pinball loss para cuantiles.</w:t>
      </w:r>
    </w:p>
    <w:p w14:paraId="7E076C11" w14:textId="77777777" w:rsidR="00C30926" w:rsidRPr="00C30926" w:rsidRDefault="00C30926" w:rsidP="00C30926">
      <w:pPr>
        <w:jc w:val="both"/>
        <w:rPr>
          <w:rFonts w:ascii="Arial" w:hAnsi="Arial" w:cs="Arial"/>
          <w:sz w:val="20"/>
          <w:szCs w:val="20"/>
        </w:rPr>
      </w:pPr>
    </w:p>
    <w:p w14:paraId="7DC9C0A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Diagnóstico: análisis de residuales por día de semana/hora; estabilidad de parámetros; sensibilidad a cambios de calendario y despliegues.</w:t>
      </w:r>
      <w:commentRangeEnd w:id="46"/>
      <w:r w:rsidR="00C028D0" w:rsidRPr="00C30926">
        <w:rPr>
          <w:rStyle w:val="Refdecomentario"/>
          <w:rFonts w:ascii="Arial" w:hAnsi="Arial" w:cs="Arial"/>
          <w:sz w:val="20"/>
          <w:szCs w:val="20"/>
        </w:rPr>
        <w:commentReference w:id="46"/>
      </w:r>
    </w:p>
    <w:p w14:paraId="3FF0F03B" w14:textId="77777777" w:rsidR="00C30926" w:rsidRPr="00C30926" w:rsidRDefault="00C30926" w:rsidP="00C30926">
      <w:pPr>
        <w:jc w:val="both"/>
        <w:rPr>
          <w:rFonts w:ascii="Arial" w:hAnsi="Arial" w:cs="Arial"/>
          <w:sz w:val="20"/>
          <w:szCs w:val="20"/>
        </w:rPr>
      </w:pPr>
    </w:p>
    <w:p w14:paraId="193CE360" w14:textId="77777777" w:rsidR="00C30926" w:rsidRPr="00C30926" w:rsidRDefault="00C30926" w:rsidP="00C30926">
      <w:pPr>
        <w:pStyle w:val="Ttulo2"/>
        <w:jc w:val="both"/>
        <w:rPr>
          <w:rFonts w:ascii="Arial" w:hAnsi="Arial" w:cs="Arial"/>
          <w:sz w:val="20"/>
          <w:szCs w:val="20"/>
        </w:rPr>
      </w:pPr>
      <w:bookmarkStart w:id="50" w:name="_Toc223280027"/>
      <w:r w:rsidRPr="00C30926">
        <w:rPr>
          <w:rFonts w:ascii="Arial" w:hAnsi="Arial" w:cs="Arial"/>
          <w:sz w:val="20"/>
          <w:szCs w:val="20"/>
        </w:rPr>
        <w:t>3.7 Filtrado de ruido antes del modelado (SSA/MSSA)</w:t>
      </w:r>
      <w:bookmarkEnd w:id="50"/>
    </w:p>
    <w:p w14:paraId="4FEB88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contextos de Big Data el ruido puede dominar la señal, degradando la exactitud de los modelos si se entrena directamente sobre series ruidosas. Técnicas como Singular Spectrum Analysis (SSA/MSSA) permiten separar tendencia/estacionalidad de ruido y reconstruir una serie más limpia para modelar después, lo que la literatura sugiere como vía para mejorar el forecast cuando la relación señal</w:t>
      </w:r>
      <w:r w:rsidRPr="00C30926">
        <w:rPr>
          <w:rFonts w:ascii="Cambria Math" w:hAnsi="Cambria Math" w:cs="Cambria Math"/>
          <w:sz w:val="20"/>
          <w:szCs w:val="20"/>
        </w:rPr>
        <w:t>‑</w:t>
      </w:r>
      <w:r w:rsidRPr="00C30926">
        <w:rPr>
          <w:rFonts w:ascii="Arial" w:hAnsi="Arial" w:cs="Arial"/>
          <w:sz w:val="20"/>
          <w:szCs w:val="20"/>
        </w:rPr>
        <w:t>ruido es desfavorable.</w:t>
      </w:r>
    </w:p>
    <w:p w14:paraId="19DFAFC7" w14:textId="77777777" w:rsidR="00C30926" w:rsidRPr="00C30926" w:rsidRDefault="00C30926" w:rsidP="00C30926">
      <w:pPr>
        <w:jc w:val="both"/>
        <w:rPr>
          <w:rFonts w:ascii="Arial" w:hAnsi="Arial" w:cs="Arial"/>
          <w:sz w:val="20"/>
          <w:szCs w:val="20"/>
        </w:rPr>
      </w:pPr>
    </w:p>
    <w:p w14:paraId="356717A5" w14:textId="77777777" w:rsidR="00C30926" w:rsidRPr="00C30926" w:rsidRDefault="00C30926" w:rsidP="00C30926">
      <w:pPr>
        <w:pStyle w:val="Ttulo2"/>
        <w:jc w:val="both"/>
        <w:rPr>
          <w:rFonts w:ascii="Arial" w:hAnsi="Arial" w:cs="Arial"/>
          <w:sz w:val="20"/>
          <w:szCs w:val="20"/>
        </w:rPr>
      </w:pPr>
      <w:bookmarkStart w:id="51" w:name="_Toc223280028"/>
      <w:r w:rsidRPr="00C30926">
        <w:rPr>
          <w:rFonts w:ascii="Arial" w:hAnsi="Arial" w:cs="Arial"/>
          <w:sz w:val="20"/>
          <w:szCs w:val="20"/>
        </w:rPr>
        <w:t>3.8 Variabilidad, no estacionariedad y adaptación dinámica</w:t>
      </w:r>
      <w:bookmarkEnd w:id="51"/>
    </w:p>
    <w:p w14:paraId="4F02F12D"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Las series temporales utilizadas para predecir la demanda de recursos en la nube no siempre presentan comportamientos estables o estacionarios. En entornos operativos como la ejecución de reportes empresariales, los patrones de uso pueden variar significativamente a lo largo del tiempo, debido a factores como la carga de trabajo de los usuarios, las fechas de cierre contable, los despliegues de software o los cambios en la cantidad de usuarios activos.</w:t>
      </w:r>
    </w:p>
    <w:p w14:paraId="3EEB3C31" w14:textId="77777777" w:rsidR="00C30926" w:rsidRPr="00C30926" w:rsidRDefault="00C30926" w:rsidP="00C30926">
      <w:pPr>
        <w:jc w:val="both"/>
        <w:rPr>
          <w:rFonts w:ascii="Arial" w:hAnsi="Arial" w:cs="Arial"/>
          <w:sz w:val="20"/>
          <w:szCs w:val="20"/>
        </w:rPr>
      </w:pPr>
    </w:p>
    <w:p w14:paraId="6170EC68"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Una serie se considera no estacionaria cuando sus propiedades estadísticas —como la media, la varianza o la autocorrelación— cambian con el tiempo (Petropoulos et al., 2022). Este fenómeno se traduce en cambios estructurales o rupturas de tendencia que afectan la precisión del modelo predictivo. Por ejemplo, un incremento sostenido en el número de reportes ejecutados al final de cada trimestre puede alterar los parámetros óptimos del modelo si no se ajusta adecuadamente.</w:t>
      </w:r>
    </w:p>
    <w:p w14:paraId="442A2BFF" w14:textId="77777777" w:rsidR="00C30926" w:rsidRPr="00C30926" w:rsidRDefault="00C30926" w:rsidP="00C30926">
      <w:pPr>
        <w:jc w:val="both"/>
        <w:rPr>
          <w:rFonts w:ascii="Arial" w:hAnsi="Arial" w:cs="Arial"/>
          <w:sz w:val="20"/>
          <w:szCs w:val="20"/>
          <w:lang w:eastAsia="es-MX"/>
        </w:rPr>
      </w:pPr>
    </w:p>
    <w:p w14:paraId="20E6A3CA"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Para manejar esta variabilidad, se emplean enfoques como la diferenciación temporal, la actualización de modelos mediante ventanas deslizantes (rolling windows), o el uso de técnicas adaptativas como ARIMA dinámico, Kalman Filters y online learning. Estas estrategias permiten recalibrar los parámetros del modelo a medida que se incorporan nuevos datos, asegurando una respuesta más flexible frente a cambios de comportamiento.</w:t>
      </w:r>
    </w:p>
    <w:p w14:paraId="4B26412B" w14:textId="77777777" w:rsidR="00C30926" w:rsidRPr="00C30926" w:rsidRDefault="00C30926" w:rsidP="00C30926">
      <w:pPr>
        <w:jc w:val="both"/>
        <w:rPr>
          <w:rFonts w:ascii="Arial" w:hAnsi="Arial" w:cs="Arial"/>
          <w:sz w:val="20"/>
          <w:szCs w:val="20"/>
        </w:rPr>
      </w:pPr>
    </w:p>
    <w:p w14:paraId="159EDEB9"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 adaptación dinámica es esencial en entornos de MLOps, donde los modelos deben ser reentrenados automáticamente cuando se detectan desviaciones en la distribución de datos (concept drift). Este proceso garantiza que la predicción de demanda se mantenga confiable y actualizada, reduciendo el riesgo de sobrecarga o infrautilización de recursos computacionales.</w:t>
      </w:r>
    </w:p>
    <w:p w14:paraId="0AD3195B" w14:textId="77777777" w:rsidR="00C30926" w:rsidRPr="00C30926" w:rsidRDefault="00C30926" w:rsidP="00C30926">
      <w:pPr>
        <w:jc w:val="both"/>
        <w:rPr>
          <w:rFonts w:ascii="Arial" w:hAnsi="Arial" w:cs="Arial"/>
          <w:sz w:val="20"/>
          <w:szCs w:val="20"/>
          <w:lang w:eastAsia="es-MX"/>
        </w:rPr>
      </w:pPr>
    </w:p>
    <w:p w14:paraId="5F8069BC" w14:textId="77777777" w:rsidR="00C30926" w:rsidRPr="00C30926" w:rsidRDefault="00C30926" w:rsidP="00C30926">
      <w:pPr>
        <w:pStyle w:val="Ttulo2"/>
        <w:jc w:val="both"/>
        <w:rPr>
          <w:rFonts w:ascii="Arial" w:hAnsi="Arial" w:cs="Arial"/>
          <w:sz w:val="20"/>
          <w:szCs w:val="20"/>
        </w:rPr>
      </w:pPr>
      <w:bookmarkStart w:id="52" w:name="_Toc223280029"/>
      <w:r w:rsidRPr="00C30926">
        <w:rPr>
          <w:rFonts w:ascii="Arial" w:hAnsi="Arial" w:cs="Arial"/>
          <w:sz w:val="20"/>
          <w:szCs w:val="20"/>
        </w:rPr>
        <w:t>3.9 Predicciones probabilísticas e intervalos de confianza</w:t>
      </w:r>
      <w:bookmarkEnd w:id="52"/>
    </w:p>
    <w:p w14:paraId="5C653B8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En la mayoría de los entornos de producción, las predicciones puntuales no son suficientes para la toma de decisiones operativas, especialmente cuando existe incertidumbre significativa en los datos. Por ello, los enfoques modernos de forecasting incorporan predicciones probabilísticas, que representan el rango de valores posibles y su probabilidad asociada.</w:t>
      </w:r>
    </w:p>
    <w:p w14:paraId="32AA3311" w14:textId="77777777" w:rsidR="00C30926" w:rsidRPr="00C30926" w:rsidRDefault="00C30926" w:rsidP="00C30926">
      <w:pPr>
        <w:jc w:val="both"/>
        <w:rPr>
          <w:rFonts w:ascii="Arial" w:hAnsi="Arial" w:cs="Arial"/>
          <w:sz w:val="20"/>
          <w:szCs w:val="20"/>
          <w:lang w:eastAsia="es-MX"/>
        </w:rPr>
      </w:pPr>
    </w:p>
    <w:p w14:paraId="4675D869"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Una predicción probabilística no se limita a un único valor esperado, sino que estima intervalos de confianza o cuantiles que permiten medir la incertidumbre del pronóstico. Este tipo de predicciones es fundamental para la planificación de capacidad en la nube, ya que posibilita estimar márgenes de seguridad ante posibles picos de demanda. Por ejemplo, un sistema puede decidir aprovisionar recursos basándose en el cuantil 90 % (Q90) del pronóstico, minimizando el riesgo de saturación de instancias y evitando incumplimientos de SLA.</w:t>
      </w:r>
    </w:p>
    <w:p w14:paraId="31FC07B1" w14:textId="77777777" w:rsidR="00C30926" w:rsidRPr="00C30926" w:rsidRDefault="00C30926" w:rsidP="00C30926">
      <w:pPr>
        <w:jc w:val="both"/>
        <w:rPr>
          <w:rFonts w:ascii="Arial" w:hAnsi="Arial" w:cs="Arial"/>
          <w:sz w:val="20"/>
          <w:szCs w:val="20"/>
          <w:lang w:eastAsia="es-MX"/>
        </w:rPr>
      </w:pPr>
    </w:p>
    <w:p w14:paraId="2CBFD915"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En la literatura, el desempeño de estos modelos se evalúa mediante métricas como el Pinball Loss o el coverage rate (porcentaje de observaciones dentro del intervalo de confianza). Métodos como Quantile Regression, Bayesian Forecasting y Prophet con intervalos de predicción permiten </w:t>
      </w:r>
      <w:r w:rsidRPr="00C30926">
        <w:rPr>
          <w:rFonts w:ascii="Arial" w:hAnsi="Arial" w:cs="Arial"/>
          <w:sz w:val="20"/>
          <w:szCs w:val="20"/>
          <w:lang w:eastAsia="es-MX"/>
        </w:rPr>
        <w:lastRenderedPageBreak/>
        <w:t>incorporar esta lógica dentro de un pipeline MLOps, ajustando automáticamente los márgenes de error según la variabilidad observada.</w:t>
      </w:r>
    </w:p>
    <w:p w14:paraId="56F7D4E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Este enfoque probabilístico ofrece una ventaja adicional: la posibilidad de asociar la predicción con la función de costo, optimizando el balance entre sobreaprovisionamiento y subaprovisionamiento, aspecto directamente vinculado con la gestión eficiente de los recursos de Azure.</w:t>
      </w:r>
    </w:p>
    <w:p w14:paraId="7CB0107C" w14:textId="77777777" w:rsidR="00C30926" w:rsidRPr="00C30926" w:rsidRDefault="00C30926" w:rsidP="00C30926">
      <w:pPr>
        <w:jc w:val="both"/>
        <w:rPr>
          <w:rFonts w:ascii="Arial" w:hAnsi="Arial" w:cs="Arial"/>
          <w:sz w:val="20"/>
          <w:szCs w:val="20"/>
          <w:lang w:eastAsia="es-MX"/>
        </w:rPr>
      </w:pPr>
    </w:p>
    <w:p w14:paraId="09757271" w14:textId="77777777" w:rsidR="00C30926" w:rsidRPr="00C30926" w:rsidRDefault="00C30926" w:rsidP="00C30926">
      <w:pPr>
        <w:pStyle w:val="Ttulo2"/>
        <w:jc w:val="both"/>
        <w:rPr>
          <w:rFonts w:ascii="Arial" w:hAnsi="Arial" w:cs="Arial"/>
          <w:sz w:val="20"/>
          <w:szCs w:val="20"/>
        </w:rPr>
      </w:pPr>
      <w:bookmarkStart w:id="53" w:name="_Toc223280030"/>
      <w:r w:rsidRPr="00C30926">
        <w:rPr>
          <w:rFonts w:ascii="Arial" w:hAnsi="Arial" w:cs="Arial"/>
          <w:sz w:val="20"/>
          <w:szCs w:val="20"/>
        </w:rPr>
        <w:t>3.10 Modelos multivariados y correlaciones cruzadas</w:t>
      </w:r>
      <w:bookmarkEnd w:id="53"/>
    </w:p>
    <w:p w14:paraId="79B4033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En escenarios complejos como la ejecución de reportes en sistemas de información, las variables relevantes no se comportan de forma independiente. La demanda de CPU, la utilización de memoria, el tráfico de red o el número de usuarios activos suelen presentar correlaciones cruzadas que deben ser consideradas en el modelado predictivo.</w:t>
      </w:r>
    </w:p>
    <w:p w14:paraId="09ECF8C1" w14:textId="77777777" w:rsidR="00C30926" w:rsidRPr="00C30926" w:rsidRDefault="00C30926" w:rsidP="00C30926">
      <w:pPr>
        <w:jc w:val="both"/>
        <w:rPr>
          <w:rFonts w:ascii="Arial" w:hAnsi="Arial" w:cs="Arial"/>
          <w:sz w:val="20"/>
          <w:szCs w:val="20"/>
          <w:lang w:eastAsia="es-MX"/>
        </w:rPr>
      </w:pPr>
    </w:p>
    <w:p w14:paraId="630FC393"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Los modelos multivariados (VAR, LSTM multicanal, Prophet con regresores externos, entre otros) permiten capturar estas interdependencias, mejorando la capacidad del modelo para anticipar comportamientos no lineales. Por ejemplo, un incremento temporal en la CPU puede predecir un aumento posterior en el uso de memoria o una disminución del throughput de reportes.</w:t>
      </w:r>
    </w:p>
    <w:p w14:paraId="6ECED8D5" w14:textId="77777777" w:rsidR="00C30926" w:rsidRPr="00C30926" w:rsidRDefault="00C30926" w:rsidP="00C30926">
      <w:pPr>
        <w:jc w:val="both"/>
        <w:rPr>
          <w:rFonts w:ascii="Arial" w:hAnsi="Arial" w:cs="Arial"/>
          <w:sz w:val="20"/>
          <w:szCs w:val="20"/>
          <w:lang w:eastAsia="es-MX"/>
        </w:rPr>
      </w:pPr>
    </w:p>
    <w:p w14:paraId="10615BF1"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Además, este tipo de modelos favorece el análisis jerárquico, donde la predicción puede realizarse en diferentes niveles: global, por área, por tipo de reporte o por instancia. Esta estructura jerárquica permite que los errores o anomalías detectadas en niveles superiores se propaguen hacia abajo, alimentando mecanismos de corrección más precisos.</w:t>
      </w:r>
    </w:p>
    <w:p w14:paraId="0210EA12" w14:textId="77777777" w:rsidR="00C30926" w:rsidRPr="00C30926" w:rsidRDefault="00C30926" w:rsidP="00C30926">
      <w:pPr>
        <w:jc w:val="both"/>
        <w:rPr>
          <w:rFonts w:ascii="Arial" w:hAnsi="Arial" w:cs="Arial"/>
          <w:sz w:val="20"/>
          <w:szCs w:val="20"/>
          <w:lang w:eastAsia="es-MX"/>
        </w:rPr>
      </w:pPr>
    </w:p>
    <w:p w14:paraId="5DF06CE2"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 combinación de variables técnicas y de negocio —como número de usuarios, tamaño de las consultas, hora del día o tipo de reporte— enriquece el modelo y le otorga una visión integral del sistema, elemento clave para una asignación inteligente de recursos computacionales.</w:t>
      </w:r>
    </w:p>
    <w:p w14:paraId="6B8E0AB8" w14:textId="77777777" w:rsidR="00C30926" w:rsidRPr="00C30926" w:rsidRDefault="00C30926" w:rsidP="00C30926">
      <w:pPr>
        <w:jc w:val="both"/>
        <w:rPr>
          <w:rFonts w:ascii="Arial" w:hAnsi="Arial" w:cs="Arial"/>
          <w:sz w:val="20"/>
          <w:szCs w:val="20"/>
          <w:lang w:eastAsia="es-MX"/>
        </w:rPr>
      </w:pPr>
    </w:p>
    <w:p w14:paraId="433E25E9" w14:textId="77777777" w:rsidR="00C30926" w:rsidRPr="00C30926" w:rsidRDefault="00C30926" w:rsidP="00C30926">
      <w:pPr>
        <w:pStyle w:val="Ttulo2"/>
        <w:jc w:val="both"/>
        <w:rPr>
          <w:rFonts w:ascii="Arial" w:hAnsi="Arial" w:cs="Arial"/>
          <w:sz w:val="20"/>
          <w:szCs w:val="20"/>
          <w:lang w:eastAsia="es-MX"/>
        </w:rPr>
      </w:pPr>
      <w:bookmarkStart w:id="54" w:name="_Toc223280031"/>
      <w:r w:rsidRPr="00C30926">
        <w:rPr>
          <w:rFonts w:ascii="Arial" w:hAnsi="Arial" w:cs="Arial"/>
          <w:sz w:val="20"/>
          <w:szCs w:val="20"/>
          <w:lang w:eastAsia="es-MX"/>
        </w:rPr>
        <w:t>3.11 Explicabilidad y trazabilidad del forecasting (XAI)</w:t>
      </w:r>
      <w:bookmarkEnd w:id="54"/>
    </w:p>
    <w:p w14:paraId="4241393B"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A medida que los modelos de predicción se vuelven más complejos, aumenta la necesidad de comprender por qué generan ciertos resultados. La inteligencia artificial explicable (XAI, Explainable Artificial Intelligence) busca proporcionar interpretaciones transparentes sobre el funcionamiento interno de los modelos, sin comprometer su desempeño.</w:t>
      </w:r>
    </w:p>
    <w:p w14:paraId="5B3D6140" w14:textId="77777777" w:rsidR="00C30926" w:rsidRPr="00C30926" w:rsidRDefault="00C30926" w:rsidP="00C30926">
      <w:pPr>
        <w:jc w:val="both"/>
        <w:rPr>
          <w:rFonts w:ascii="Arial" w:hAnsi="Arial" w:cs="Arial"/>
          <w:sz w:val="20"/>
          <w:szCs w:val="20"/>
          <w:lang w:eastAsia="es-MX"/>
        </w:rPr>
      </w:pPr>
    </w:p>
    <w:p w14:paraId="5CC8C5C4"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el contexto de la gestión de reportes en la nube, la explicabilidad permite identificar qué variables influyen más en la predicción de demanda o en la duración de los procesos. Herramientas como SHAP (SHapley Additive Explanations) y LIME (Local Interpretable Model-Agnostic Explanations) ofrecen representaciones visuales del impacto de cada característica sobre el resultado del modelo.</w:t>
      </w:r>
    </w:p>
    <w:p w14:paraId="1D57D12A" w14:textId="77777777" w:rsidR="00C30926" w:rsidRPr="00C30926" w:rsidRDefault="00C30926" w:rsidP="00C30926">
      <w:pPr>
        <w:jc w:val="both"/>
        <w:rPr>
          <w:rFonts w:ascii="Arial" w:hAnsi="Arial" w:cs="Arial"/>
          <w:sz w:val="20"/>
          <w:szCs w:val="20"/>
          <w:lang w:eastAsia="es-MX"/>
        </w:rPr>
      </w:pPr>
    </w:p>
    <w:p w14:paraId="4CFFED62"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Por ejemplo, el modelo puede revelar que el número de usuarios activos y el día de la semana son los factores más determinantes en la variación del consumo de CPU. Esta información no solo aumenta la confianza de los equipos técnicos, sino que también fortalece la trazabilidad y auditoría de los modelos dentro del ciclo MLOps.</w:t>
      </w:r>
    </w:p>
    <w:p w14:paraId="11429A20" w14:textId="77777777" w:rsidR="00C30926" w:rsidRPr="00C30926" w:rsidRDefault="00C30926" w:rsidP="00C30926">
      <w:pPr>
        <w:jc w:val="both"/>
        <w:rPr>
          <w:rFonts w:ascii="Arial" w:hAnsi="Arial" w:cs="Arial"/>
          <w:sz w:val="20"/>
          <w:szCs w:val="20"/>
          <w:lang w:eastAsia="es-MX"/>
        </w:rPr>
      </w:pPr>
    </w:p>
    <w:p w14:paraId="431F8914" w14:textId="27C5463D"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Implementar mecanismos de explicabilidad permite documentar decisiones automatizadas, facilitar la detección de errores o sesgos y mejorar la gobernanza del sistema predictivo, garantizando su alineación con objetivos de transparencia, eficiencia y control operativo.</w:t>
      </w:r>
      <w:r w:rsidRPr="00C30926">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"/>
          <w:id w:val="2016869990"/>
          <w:placeholder>
            <w:docPart w:val="BB7381B7657D46A58C842783948644C7"/>
          </w:placeholder>
        </w:sdtPr>
        <w:sdtContent>
          <w:r w:rsidR="0022413D" w:rsidRPr="0022413D">
            <w:rPr>
              <w:rFonts w:eastAsia="Times New Roman"/>
              <w:color w:val="000000"/>
              <w:sz w:val="20"/>
            </w:rPr>
            <w:t>(Ehrlinger &amp; Wöß, 2022)</w:t>
          </w:r>
        </w:sdtContent>
      </w:sdt>
    </w:p>
    <w:p w14:paraId="2BDA9ABC" w14:textId="77777777" w:rsidR="00C30926" w:rsidRPr="00C30926" w:rsidRDefault="00C30926" w:rsidP="00C30926">
      <w:pPr>
        <w:jc w:val="both"/>
        <w:rPr>
          <w:rFonts w:ascii="Arial" w:hAnsi="Arial" w:cs="Arial"/>
          <w:sz w:val="20"/>
          <w:szCs w:val="20"/>
        </w:rPr>
      </w:pPr>
    </w:p>
    <w:p w14:paraId="7C6EE94C" w14:textId="77777777" w:rsidR="00C30926" w:rsidRPr="00C30926" w:rsidRDefault="00C30926" w:rsidP="00C30926">
      <w:pPr>
        <w:pStyle w:val="Ttulo2"/>
        <w:jc w:val="both"/>
        <w:rPr>
          <w:rFonts w:ascii="Arial" w:hAnsi="Arial" w:cs="Arial"/>
          <w:sz w:val="20"/>
          <w:szCs w:val="20"/>
          <w:lang w:eastAsia="es-MX"/>
        </w:rPr>
      </w:pPr>
      <w:bookmarkStart w:id="55" w:name="_Toc223280032"/>
      <w:r w:rsidRPr="00C30926">
        <w:rPr>
          <w:rFonts w:ascii="Arial" w:hAnsi="Arial" w:cs="Arial"/>
          <w:sz w:val="20"/>
          <w:szCs w:val="20"/>
          <w:lang w:eastAsia="es-MX"/>
        </w:rPr>
        <w:t>3.12 Ecosistema Python para Forecasting y Detección de Anomalías</w:t>
      </w:r>
      <w:bookmarkEnd w:id="55"/>
    </w:p>
    <w:p w14:paraId="45F901FE"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los últimos años, Python se ha consolidado como el lenguaje de programación más utilizado en el ámbito del aprendizaje automático (Machine Learning), la ciencia de datos y la inteligencia artificial aplicada, debido a su sintaxis sencilla, la amplitud de su comunidad de desarrolladores y la disponibilidad de librerías especializadas de código abierto. Su versatilidad lo convierte en una herramienta fundamental tanto para la investigación académica como para la implementación de soluciones productivas en entornos corporativos y de nube.</w:t>
      </w:r>
    </w:p>
    <w:p w14:paraId="7CCE5100" w14:textId="77777777" w:rsidR="00C30926" w:rsidRPr="00C30926" w:rsidRDefault="00C30926" w:rsidP="00C30926">
      <w:pPr>
        <w:jc w:val="both"/>
        <w:rPr>
          <w:rFonts w:ascii="Arial" w:hAnsi="Arial" w:cs="Arial"/>
          <w:sz w:val="20"/>
          <w:szCs w:val="20"/>
          <w:lang w:eastAsia="es-MX"/>
        </w:rPr>
      </w:pPr>
    </w:p>
    <w:p w14:paraId="12066424"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el contexto del forecasting y la detección de anomalías, Python ofrece un ecosistema robusto que abarca todas las etapas del ciclo de vida de un modelo predictivo: desde la preparación de datos, el entrenamiento y validación de modelos, hasta el despliegue y monitoreo dentro de entornos automatizados basados en MLOps. Esta capacidad integral permite que las soluciones desarrolladas sean reproducibles, escalables y auditables, cumpliendo con los estándares de calidad y trazabilidad requeridos en entornos empresariales.</w:t>
      </w:r>
    </w:p>
    <w:p w14:paraId="1A3C655D" w14:textId="77777777" w:rsidR="00C30926" w:rsidRPr="00C30926" w:rsidRDefault="00C30926" w:rsidP="00C30926">
      <w:pPr>
        <w:jc w:val="both"/>
        <w:rPr>
          <w:rFonts w:ascii="Arial" w:hAnsi="Arial" w:cs="Arial"/>
          <w:sz w:val="20"/>
          <w:szCs w:val="20"/>
          <w:lang w:eastAsia="es-MX"/>
        </w:rPr>
      </w:pPr>
    </w:p>
    <w:p w14:paraId="1A0961AD"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Herramientas como:</w:t>
      </w:r>
    </w:p>
    <w:p w14:paraId="74F4E8DC"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Pandas y NumPy: proporcionan estructuras y funciones para la manipulación de datos, el manejo de series temporales y el cálculo numérico eficiente, siendo la base de cualquier pipeline analítico o predictivo.</w:t>
      </w:r>
    </w:p>
    <w:p w14:paraId="729636E8"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Matplotlib y Seaborn: permiten la visualización de datos mediante gráficos descriptivos y exploratorios, facilitando la detección de patrones, tendencias y estacionalidades en las series temporales.</w:t>
      </w:r>
    </w:p>
    <w:p w14:paraId="07C54D35"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Statsmodels: ofrece implementaciones robustas de modelos estadísticos clásicos como ARIMA, SARIMA o VAR, ampliamente utilizados en el modelado de series temporales.</w:t>
      </w:r>
    </w:p>
    <w:p w14:paraId="372FA586"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Prophet (Meta/Facebook): librería diseñada para modelar datos con tendencias no lineales y estacionalidades múltiples, muy útil en escenarios empresariales donde existen picos de demanda periódicos.</w:t>
      </w:r>
    </w:p>
    <w:p w14:paraId="39EDD328"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Scikit-learn: provee herramientas para preprocesamiento de datos, clasificación, regresión, clustering y detección de anomalías, incluyendo algoritmos como Isolation Forest y One-Class SVM.</w:t>
      </w:r>
    </w:p>
    <w:p w14:paraId="73CA7853"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XGBoost y LightGBM: implementan algoritmos de gradient boosting, óptimos para la predicción supervisada y combinaciones híbridas de forecasting que integran variables exógenas.</w:t>
      </w:r>
    </w:p>
    <w:p w14:paraId="3976FD57"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TensorFlow y PyTorch: frameworks de aprendizaje profundo (Deep Learning) que permiten construir redes neuronales recurrentes (como LSTM o GRU) para modelar secuencias complejas y dependencias temporales.</w:t>
      </w:r>
    </w:p>
    <w:p w14:paraId="24E1CFBE"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PyOD (Python Outlier Detection): biblioteca especializada en detección de anomalías, que integra más de 30 algoritmos clásicos y avanzados para identificar comportamientos atípicos en grandes volúmenes de datos.</w:t>
      </w:r>
    </w:p>
    <w:p w14:paraId="05EB7D66" w14:textId="77777777" w:rsidR="00C30926" w:rsidRPr="00C30926" w:rsidRDefault="00C30926">
      <w:pPr>
        <w:pStyle w:val="Prrafodelista"/>
        <w:numPr>
          <w:ilvl w:val="0"/>
          <w:numId w:val="6"/>
        </w:numPr>
        <w:jc w:val="both"/>
        <w:rPr>
          <w:rFonts w:ascii="Arial" w:hAnsi="Arial" w:cs="Arial"/>
          <w:sz w:val="20"/>
          <w:szCs w:val="20"/>
          <w:lang w:eastAsia="es-MX"/>
        </w:rPr>
      </w:pPr>
      <w:r w:rsidRPr="00C30926">
        <w:rPr>
          <w:rFonts w:ascii="Arial" w:hAnsi="Arial" w:cs="Arial"/>
          <w:sz w:val="20"/>
          <w:szCs w:val="20"/>
          <w:lang w:eastAsia="es-MX"/>
        </w:rPr>
        <w:t>MLflow: plataforma que gestiona el ciclo de vida de los modelos de Machine Learning, incluyendo el registro de experimentos, el versionamiento de modelos y su despliegue automatizado dentro de pipelines MLOps.</w:t>
      </w:r>
    </w:p>
    <w:p w14:paraId="36366F92" w14:textId="77777777" w:rsidR="00C30926" w:rsidRPr="00C30926" w:rsidRDefault="00C30926" w:rsidP="00C30926">
      <w:pPr>
        <w:jc w:val="both"/>
        <w:rPr>
          <w:rFonts w:ascii="Arial" w:hAnsi="Arial" w:cs="Arial"/>
          <w:sz w:val="20"/>
          <w:szCs w:val="20"/>
          <w:lang w:eastAsia="es-MX"/>
        </w:rPr>
      </w:pPr>
    </w:p>
    <w:p w14:paraId="616312BF"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Proporcionan un entorno de desarrollo flexible y escalable para el diseño de modelos de predicción y detección de anomalías.</w:t>
      </w:r>
    </w:p>
    <w:p w14:paraId="30D31A01" w14:textId="77777777" w:rsidR="00C30926" w:rsidRPr="0022413D" w:rsidRDefault="00C30926" w:rsidP="0022413D">
      <w:pPr>
        <w:pStyle w:val="Ttulo2"/>
        <w:rPr>
          <w:rFonts w:ascii="Arial" w:hAnsi="Arial" w:cs="Arial"/>
          <w:sz w:val="20"/>
          <w:szCs w:val="20"/>
          <w:lang w:eastAsia="es-MX"/>
        </w:rPr>
      </w:pPr>
      <w:bookmarkStart w:id="56" w:name="_Toc223280033"/>
      <w:r w:rsidRPr="0022413D">
        <w:rPr>
          <w:rFonts w:ascii="Arial" w:hAnsi="Arial" w:cs="Arial"/>
          <w:sz w:val="20"/>
          <w:szCs w:val="20"/>
          <w:lang w:eastAsia="es-MX"/>
        </w:rPr>
        <w:t>3.14 Teoría de la Variabilidad y Estacionalidad en Sistemas Computacionales</w:t>
      </w:r>
      <w:bookmarkEnd w:id="56"/>
    </w:p>
    <w:p w14:paraId="2D99726E" w14:textId="77777777" w:rsidR="00C30926" w:rsidRPr="00871F28" w:rsidRDefault="00C30926" w:rsidP="00C30926">
      <w:pPr>
        <w:rPr>
          <w:rFonts w:ascii="Arial" w:hAnsi="Arial" w:cs="Arial"/>
          <w:sz w:val="20"/>
          <w:szCs w:val="20"/>
          <w:lang w:eastAsia="es-MX"/>
        </w:rPr>
      </w:pPr>
    </w:p>
    <w:p w14:paraId="72C7A62C" w14:textId="3CAD0652"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La variabilidad en las cargas computacionales es un fenómeno inherente a los sistemas distribuidos y entornos virtualizados, donde el consumo de recursos como CPU, memoria y operaciones de entrada/salida fluctúa en función de patrones temporales, características operativas y ciclos organizacionales. De acuerdo con </w:t>
      </w:r>
      <w:sdt>
        <w:sdtPr>
          <w:rPr>
            <w:rFonts w:ascii="Arial" w:hAnsi="Arial" w:cs="Arial"/>
            <w:color w:val="000000"/>
            <w:sz w:val="20"/>
            <w:szCs w:val="20"/>
            <w:lang w:eastAsia="es-MX"/>
          </w:rPr>
          <w:tag w:val="MENDELEY_CITATION_v3_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"/>
          <w:id w:val="-1389950280"/>
          <w:placeholder>
            <w:docPart w:val="BB7381B7657D46A58C842783948644C7"/>
          </w:placeholder>
        </w:sdtPr>
        <w:sdtContent>
          <w:r w:rsidR="0022413D" w:rsidRPr="0022413D">
            <w:rPr>
              <w:rFonts w:eastAsia="Times New Roman"/>
              <w:color w:val="000000"/>
              <w:sz w:val="20"/>
            </w:rPr>
            <w:t>(Stavrinides &amp; Karatza, 2018)</w:t>
          </w:r>
        </w:sdtContent>
      </w:sdt>
      <w:r w:rsidRPr="00871F28">
        <w:rPr>
          <w:rFonts w:ascii="Arial" w:hAnsi="Arial" w:cs="Arial"/>
          <w:sz w:val="20"/>
          <w:szCs w:val="20"/>
          <w:lang w:eastAsia="es-MX"/>
        </w:rPr>
        <w:t xml:space="preserve"> la variabilidad no solo altera el comportamiento esperado de los sistemas heterogéneos a gran escala, sino que tiene un impacto directo en la eficiencia energética y en la estabilidad operativa, debido a las oscilaciones en la intensidad y tipo de carga procesada. </w:t>
      </w:r>
    </w:p>
    <w:p w14:paraId="703ED95F" w14:textId="77777777" w:rsidR="00C30926" w:rsidRPr="00C30926" w:rsidRDefault="00C30926" w:rsidP="00C30926">
      <w:pPr>
        <w:jc w:val="both"/>
        <w:rPr>
          <w:rFonts w:ascii="Arial" w:hAnsi="Arial" w:cs="Arial"/>
          <w:sz w:val="20"/>
          <w:szCs w:val="20"/>
        </w:rPr>
      </w:pPr>
      <w:r w:rsidRPr="00871F28">
        <w:rPr>
          <w:rFonts w:ascii="Arial" w:hAnsi="Arial" w:cs="Arial"/>
          <w:sz w:val="20"/>
          <w:szCs w:val="20"/>
          <w:lang w:eastAsia="es-MX"/>
        </w:rPr>
        <w:t>Este fenómeno afecta particularmente a infraestructuras IaaS, donde las máquinas virtuales requieren asignaciones dinámicas para responder adecuadamente a los cambios en demanda.</w:t>
      </w:r>
    </w:p>
    <w:p w14:paraId="3626073A" w14:textId="77777777" w:rsidR="00C30926" w:rsidRPr="00871F28" w:rsidRDefault="00C30926" w:rsidP="00C30926">
      <w:pPr>
        <w:jc w:val="both"/>
        <w:rPr>
          <w:rFonts w:ascii="Arial" w:hAnsi="Arial" w:cs="Arial"/>
          <w:sz w:val="20"/>
          <w:szCs w:val="20"/>
          <w:lang w:eastAsia="es-MX"/>
        </w:rPr>
      </w:pPr>
    </w:p>
    <w:p w14:paraId="6BEFFD55"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Variación temporal y ciclos operativos</w:t>
      </w:r>
    </w:p>
    <w:p w14:paraId="70D687BC" w14:textId="77777777" w:rsidR="00C30926" w:rsidRPr="00C30926" w:rsidRDefault="00C30926" w:rsidP="00C30926">
      <w:pPr>
        <w:jc w:val="both"/>
        <w:rPr>
          <w:rFonts w:ascii="Arial" w:hAnsi="Arial" w:cs="Arial"/>
          <w:sz w:val="20"/>
          <w:szCs w:val="20"/>
          <w:lang w:val="en-US" w:eastAsia="es-MX"/>
        </w:rPr>
      </w:pPr>
      <w:r w:rsidRPr="00871F28">
        <w:rPr>
          <w:rFonts w:ascii="Arial" w:hAnsi="Arial" w:cs="Arial"/>
          <w:sz w:val="20"/>
          <w:szCs w:val="20"/>
          <w:lang w:eastAsia="es-MX"/>
        </w:rPr>
        <w:t xml:space="preserve">En los sistemas de información corporativos, las cargas de trabajo presentan patrones temporales bien definidos. </w:t>
      </w:r>
      <w:r w:rsidRPr="00871F28">
        <w:rPr>
          <w:rFonts w:ascii="Arial" w:hAnsi="Arial" w:cs="Arial"/>
          <w:sz w:val="20"/>
          <w:szCs w:val="20"/>
          <w:lang w:val="en-US" w:eastAsia="es-MX"/>
        </w:rPr>
        <w:t>Entre los ciclos más comunes destacan:</w:t>
      </w:r>
    </w:p>
    <w:p w14:paraId="712219D3" w14:textId="77777777" w:rsidR="00C30926" w:rsidRPr="00871F28" w:rsidRDefault="00C30926" w:rsidP="00C30926">
      <w:pPr>
        <w:jc w:val="both"/>
        <w:rPr>
          <w:rFonts w:ascii="Arial" w:hAnsi="Arial" w:cs="Arial"/>
          <w:sz w:val="20"/>
          <w:szCs w:val="20"/>
          <w:lang w:val="en-US" w:eastAsia="es-MX"/>
        </w:rPr>
      </w:pPr>
    </w:p>
    <w:p w14:paraId="4445AE76"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lastRenderedPageBreak/>
        <w:t>Ciclos diarios: mayores cargas durante horas laborales; disminución marcada en horarios nocturnos.</w:t>
      </w:r>
    </w:p>
    <w:p w14:paraId="4042B39E"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Ciclos semanales: picos al inicio de la semana, estabilización en días intermedios y reducción hacia el fin de semana.</w:t>
      </w:r>
    </w:p>
    <w:p w14:paraId="59F18A91"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Ciclos mensuales y trimestrales: incrementos significativos durante cierres contables, generación de reportes financieros o auditorías internas.</w:t>
      </w:r>
    </w:p>
    <w:p w14:paraId="225DB22C"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Estacionalidad anual: variaciones asociadas a periodos fiscales, campañas comerciales o políticas internas.</w:t>
      </w:r>
    </w:p>
    <w:p w14:paraId="7F88FF1F" w14:textId="77777777" w:rsidR="00C30926" w:rsidRPr="00C30926" w:rsidRDefault="00C30926" w:rsidP="00C30926">
      <w:pPr>
        <w:jc w:val="both"/>
        <w:rPr>
          <w:rFonts w:ascii="Arial" w:hAnsi="Arial" w:cs="Arial"/>
          <w:sz w:val="20"/>
          <w:szCs w:val="20"/>
          <w:lang w:eastAsia="es-MX"/>
        </w:rPr>
      </w:pPr>
    </w:p>
    <w:p w14:paraId="45B050DB" w14:textId="2B8EC77D"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Estos ciclos son análogos a los patrones observados en la teoría macroeconómica del ciclo de negocios. </w:t>
      </w:r>
      <w:sdt>
        <w:sdtPr>
          <w:rPr>
            <w:rFonts w:ascii="Arial" w:hAnsi="Arial" w:cs="Arial"/>
            <w:color w:val="000000"/>
            <w:sz w:val="20"/>
            <w:szCs w:val="20"/>
            <w:lang w:eastAsia="es-MX"/>
          </w:rPr>
          <w:tag w:val="MENDELEY_CITATION_v3_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"/>
          <w:id w:val="-2353632"/>
          <w:placeholder>
            <w:docPart w:val="BB7381B7657D46A58C842783948644C7"/>
          </w:placeholder>
        </w:sdtPr>
        <w:sdtContent>
          <w:r w:rsidR="0022413D" w:rsidRPr="0022413D">
            <w:rPr>
              <w:rFonts w:eastAsia="Times New Roman"/>
              <w:color w:val="000000"/>
              <w:sz w:val="20"/>
            </w:rPr>
            <w:t>(Fernández-Villaverde &amp; Guerrón-Quintana, 2020)</w:t>
          </w:r>
        </w:sdtContent>
      </w:sdt>
      <w:r w:rsidRPr="00871F28">
        <w:rPr>
          <w:rFonts w:ascii="Arial" w:hAnsi="Arial" w:cs="Arial"/>
          <w:sz w:val="20"/>
          <w:szCs w:val="20"/>
          <w:lang w:eastAsia="es-MX"/>
        </w:rPr>
        <w:t xml:space="preserve"> señala que los sistemas complejos —incluyendo los económicos— están sujetos a “shocks de incertidumbre” causados por fluctuaciones inesperadas que modifican temporalmente la dinámica del sistema. </w:t>
      </w:r>
    </w:p>
    <w:p w14:paraId="181AC07F"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En infraestructura computacional, estos shocks corresponden a eventos operativos no planificados, como despliegues, fallas masivas, incrementos súbitos de usuarios o cambios abruptos en la carga de trabajo.</w:t>
      </w:r>
    </w:p>
    <w:p w14:paraId="555780EE" w14:textId="77777777" w:rsidR="00C30926" w:rsidRPr="00871F28" w:rsidRDefault="00C30926" w:rsidP="00C30926">
      <w:pPr>
        <w:jc w:val="both"/>
        <w:rPr>
          <w:rFonts w:ascii="Arial" w:hAnsi="Arial" w:cs="Arial"/>
          <w:sz w:val="20"/>
          <w:szCs w:val="20"/>
          <w:lang w:eastAsia="es-MX"/>
        </w:rPr>
      </w:pPr>
    </w:p>
    <w:p w14:paraId="18FA1E87"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Impacto de la variabilidad en entornos IaaS</w:t>
      </w:r>
    </w:p>
    <w:p w14:paraId="4E71E26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Stavrinides (2020) demuestra que incluso pequeños incrementos en la variabilidad de la carga pueden tener efectos considerables sobre el rendimiento energético y la eficiencia operacional de sistemas distribuidos. En entornos IaaS, este comportamiento se traduce en:</w:t>
      </w:r>
    </w:p>
    <w:p w14:paraId="02068C11"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menor predictibilidad en el consumo de CPU y memoria;</w:t>
      </w:r>
    </w:p>
    <w:p w14:paraId="50382012"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miesgo de saturación temporal de instancias;</w:t>
      </w:r>
    </w:p>
    <w:p w14:paraId="14333FB7"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aumento del tiempo promedio de ejecución de procesos;</w:t>
      </w:r>
    </w:p>
    <w:p w14:paraId="0D200C8D"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desperdicio energético por asignación incorrecta de recursos;</w:t>
      </w:r>
    </w:p>
    <w:p w14:paraId="218E3220"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degradación del desempeño en periodos de alta volatilidad.</w:t>
      </w:r>
    </w:p>
    <w:p w14:paraId="6725B23D" w14:textId="77777777" w:rsidR="00C30926" w:rsidRPr="00C30926" w:rsidRDefault="00C30926" w:rsidP="00C30926">
      <w:pPr>
        <w:ind w:left="360"/>
        <w:jc w:val="both"/>
        <w:rPr>
          <w:rFonts w:ascii="Arial" w:hAnsi="Arial" w:cs="Arial"/>
          <w:sz w:val="20"/>
          <w:szCs w:val="20"/>
          <w:lang w:eastAsia="es-MX"/>
        </w:rPr>
      </w:pPr>
    </w:p>
    <w:p w14:paraId="2C33CC57"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Estas fluctuaciones justifican el uso de modelos de forecasting, ya que la estacionalidad y la variabilidad temporal constituyen patrones sistemáticos que pueden anticiparse y modelarse para optimizar el uso de recursos. La predicción no solo permite estimar la demanda promedio, sino también identificar desviaciones recurrentes y preparar el sistema para eventos de carga anómala, mejorando la estabilidad general de la infraestructura.</w:t>
      </w:r>
    </w:p>
    <w:p w14:paraId="5A32FAF3" w14:textId="77777777" w:rsidR="00C30926" w:rsidRPr="0022413D" w:rsidRDefault="00C30926" w:rsidP="0022413D">
      <w:pPr>
        <w:pStyle w:val="Ttulo2"/>
        <w:rPr>
          <w:rFonts w:ascii="Arial" w:hAnsi="Arial" w:cs="Arial"/>
          <w:sz w:val="20"/>
          <w:szCs w:val="20"/>
          <w:lang w:eastAsia="es-MX"/>
        </w:rPr>
      </w:pPr>
      <w:bookmarkStart w:id="57" w:name="_Toc223280034"/>
      <w:r w:rsidRPr="0022413D">
        <w:rPr>
          <w:rFonts w:ascii="Arial" w:hAnsi="Arial" w:cs="Arial"/>
          <w:sz w:val="20"/>
          <w:szCs w:val="20"/>
          <w:lang w:eastAsia="es-MX"/>
        </w:rPr>
        <w:t>3.15 Teoría del Ruido y su Impacto en Series Temporales Operativas</w:t>
      </w:r>
      <w:bookmarkEnd w:id="57"/>
    </w:p>
    <w:p w14:paraId="70D211D8" w14:textId="77777777" w:rsidR="00C30926" w:rsidRPr="00871F28" w:rsidRDefault="00C30926" w:rsidP="00C30926">
      <w:pPr>
        <w:jc w:val="both"/>
        <w:rPr>
          <w:rFonts w:ascii="Arial" w:hAnsi="Arial" w:cs="Arial"/>
          <w:sz w:val="20"/>
          <w:szCs w:val="20"/>
          <w:lang w:eastAsia="es-MX"/>
        </w:rPr>
      </w:pPr>
    </w:p>
    <w:p w14:paraId="460375F1"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En el análisis de series temporales provenientes de sistemas computacionales, el ruido constituye un factor crítico que puede distorsionar la señal original, afectar la capacidad predictiva de los modelos y generar interpretaciones erróneas sobre el comportamiento operativo. </w:t>
      </w:r>
    </w:p>
    <w:p w14:paraId="0DD07CBD"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El ruido se manifiesta como variaciones aleatorias no explicadas por el patrón subyacente de la serie y puede provenir de mediciones imprecisas, latencias en los sistemas de monitoreo, fluctuaciones instantáneas de recursos o interferencias externas.</w:t>
      </w:r>
    </w:p>
    <w:p w14:paraId="124E1E81" w14:textId="77777777" w:rsidR="00C30926" w:rsidRPr="00871F28" w:rsidRDefault="00C30926" w:rsidP="00C30926">
      <w:pPr>
        <w:jc w:val="both"/>
        <w:rPr>
          <w:rFonts w:ascii="Arial" w:hAnsi="Arial" w:cs="Arial"/>
          <w:sz w:val="20"/>
          <w:szCs w:val="20"/>
          <w:lang w:eastAsia="es-MX"/>
        </w:rPr>
      </w:pPr>
    </w:p>
    <w:p w14:paraId="59F4E50C"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Tipos de ruido presentes en métricas computacionales</w:t>
      </w:r>
    </w:p>
    <w:p w14:paraId="2303E15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Las series temporales obtenidas de máquinas virtuales e instancias IaaS suelen estar afectadas por:</w:t>
      </w:r>
    </w:p>
    <w:p w14:paraId="66E79FBD"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Ruido aditivo: variaciones pequeñas y aleatorias que se suman a la señal real.</w:t>
      </w:r>
    </w:p>
    <w:p w14:paraId="5EE80228"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Ruido impulsivo: picos momentáneos generados por ráfagas de actividad o procesos transitorios.</w:t>
      </w:r>
    </w:p>
    <w:p w14:paraId="05A792F9"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Ruido operacional: fluctuaciones inherentes a tareas del sistema, recolección de telemetría o contención interna.</w:t>
      </w:r>
    </w:p>
    <w:p w14:paraId="08BE1727" w14:textId="77777777" w:rsidR="00C30926" w:rsidRPr="00C30926" w:rsidRDefault="00C30926">
      <w:pPr>
        <w:pStyle w:val="Prrafodelista"/>
        <w:numPr>
          <w:ilvl w:val="0"/>
          <w:numId w:val="10"/>
        </w:numPr>
        <w:jc w:val="both"/>
        <w:rPr>
          <w:rFonts w:ascii="Arial" w:hAnsi="Arial" w:cs="Arial"/>
          <w:sz w:val="20"/>
          <w:szCs w:val="20"/>
          <w:lang w:eastAsia="es-MX"/>
        </w:rPr>
      </w:pPr>
      <w:r w:rsidRPr="00C30926">
        <w:rPr>
          <w:rFonts w:ascii="Arial" w:hAnsi="Arial" w:cs="Arial"/>
          <w:sz w:val="20"/>
          <w:szCs w:val="20"/>
          <w:lang w:eastAsia="es-MX"/>
        </w:rPr>
        <w:t>Ruido estructural: cambios debidos a configuraciones, parches o comportamientos repetitivos no deseados.</w:t>
      </w:r>
    </w:p>
    <w:p w14:paraId="7F8AEB96" w14:textId="77777777" w:rsidR="00C30926" w:rsidRPr="00C30926" w:rsidRDefault="00C30926" w:rsidP="00C30926">
      <w:pPr>
        <w:pStyle w:val="Prrafodelista"/>
        <w:jc w:val="both"/>
        <w:rPr>
          <w:rFonts w:ascii="Arial" w:hAnsi="Arial" w:cs="Arial"/>
          <w:sz w:val="20"/>
          <w:szCs w:val="20"/>
          <w:lang w:eastAsia="es-MX"/>
        </w:rPr>
      </w:pPr>
    </w:p>
    <w:p w14:paraId="0F7CD115"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La presencia de estos tipos de ruido puede identificarse mediante análisis de rendimiento, como los documentados en tablas comparativas de métricas bajo distintos niveles de ruido. Según la evidencia experimental disponible (ResearchGate, 2024), a medida que aumenta el nivel de ruido en las métricas operativas, indicadores como precisión, error absoluto medio o estabilidad temporal </w:t>
      </w:r>
      <w:r w:rsidRPr="00871F28">
        <w:rPr>
          <w:rFonts w:ascii="Arial" w:hAnsi="Arial" w:cs="Arial"/>
          <w:sz w:val="20"/>
          <w:szCs w:val="20"/>
          <w:lang w:eastAsia="es-MX"/>
        </w:rPr>
        <w:lastRenderedPageBreak/>
        <w:t>experimentan degradaciones lineales y no lineales. Esto demuestra que el ruido deteriora la capacidad de los modelos para capturar patrones válidos y reduce su exactitud predictiva.</w:t>
      </w:r>
    </w:p>
    <w:p w14:paraId="426DC235" w14:textId="77777777" w:rsidR="00C30926" w:rsidRPr="00871F28" w:rsidRDefault="00C30926" w:rsidP="00C30926">
      <w:pPr>
        <w:jc w:val="both"/>
        <w:rPr>
          <w:rFonts w:ascii="Arial" w:hAnsi="Arial" w:cs="Arial"/>
          <w:sz w:val="20"/>
          <w:szCs w:val="20"/>
          <w:lang w:eastAsia="es-MX"/>
        </w:rPr>
      </w:pPr>
    </w:p>
    <w:p w14:paraId="07C05236"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Impacto del ruido en forecasting y detección de anomalías</w:t>
      </w:r>
    </w:p>
    <w:p w14:paraId="781E84C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El ruido puede inducir varios efectos negativos:</w:t>
      </w:r>
    </w:p>
    <w:p w14:paraId="45D7E795"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Inflación del error de predicción: al dificultar la estimación de tendencias y patrones.</w:t>
      </w:r>
      <w:r w:rsidRPr="00C30926">
        <w:rPr>
          <w:rFonts w:ascii="Arial" w:hAnsi="Arial" w:cs="Arial"/>
          <w:sz w:val="20"/>
          <w:szCs w:val="20"/>
          <w:lang w:eastAsia="es-MX"/>
        </w:rPr>
        <w:br/>
        <w:t>Detección falsa de anomalías: confusión entre fluctuaciones ruidosas y anomalías reales.</w:t>
      </w:r>
    </w:p>
    <w:p w14:paraId="06DC288F"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Sobreajuste (overfitting): los modelos de machine learning tienden a aprender ruido como si fuese señal.</w:t>
      </w:r>
    </w:p>
    <w:p w14:paraId="470C98DE"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Incremento del drift aparente: al generar cambios artificiales en la distribución de datos.</w:t>
      </w:r>
    </w:p>
    <w:p w14:paraId="495148DA"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Inestabilidad de modelos en producción: mayor sensibilidad a valores atípicos.</w:t>
      </w:r>
    </w:p>
    <w:p w14:paraId="4E64A29E" w14:textId="77777777" w:rsidR="00C30926" w:rsidRPr="00C30926" w:rsidRDefault="00C30926" w:rsidP="00C30926">
      <w:pPr>
        <w:ind w:left="360"/>
        <w:jc w:val="both"/>
        <w:rPr>
          <w:rFonts w:ascii="Arial" w:hAnsi="Arial" w:cs="Arial"/>
          <w:sz w:val="20"/>
          <w:szCs w:val="20"/>
          <w:lang w:eastAsia="es-MX"/>
        </w:rPr>
      </w:pPr>
    </w:p>
    <w:p w14:paraId="05BF75EC"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La teoría de filtrado y denoising es esencial para mitigar estos problemas. Métodos como SSA (Singular Spectrum Analysis) y MSSA permiten separar componentes de tendencia, estacionalidad y ruido, produciendo series más limpias y robustas para la modelación. Esto es particularmente relevante en entornos donde las métricas operativas cambian con alta frecuencia.</w:t>
      </w:r>
    </w:p>
    <w:p w14:paraId="1D1B8F24"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Justificación del filtrado previo</w:t>
      </w:r>
    </w:p>
    <w:p w14:paraId="454F1897" w14:textId="77777777" w:rsidR="00C30926" w:rsidRPr="00871F28" w:rsidRDefault="00C30926" w:rsidP="00C30926">
      <w:pPr>
        <w:jc w:val="both"/>
        <w:rPr>
          <w:rFonts w:ascii="Arial" w:hAnsi="Arial" w:cs="Arial"/>
          <w:sz w:val="20"/>
          <w:szCs w:val="20"/>
          <w:lang w:eastAsia="es-MX"/>
        </w:rPr>
      </w:pPr>
    </w:p>
    <w:p w14:paraId="066F41C2"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Dado que los sistemas IaaS generan miles de mediciones por minuto, la presencia de ruido acumulado puede causar desviaciones significativas a lo largo del tiempo. Por ello, filtrar la señal previo al forecasting o la detección de anomalías:</w:t>
      </w:r>
    </w:p>
    <w:p w14:paraId="753A6E57"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reduce la variabilidad no explicada,</w:t>
      </w:r>
    </w:p>
    <w:p w14:paraId="5DA7E8A7"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mejora la estabilidad del modelo,</w:t>
      </w:r>
    </w:p>
    <w:p w14:paraId="0D9541FC"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permite detectar anomalías reales con mayor precisión,</w:t>
      </w:r>
    </w:p>
    <w:p w14:paraId="321128EE" w14:textId="77777777" w:rsidR="00C30926" w:rsidRPr="00C30926" w:rsidRDefault="00C30926">
      <w:pPr>
        <w:pStyle w:val="Prrafodelista"/>
        <w:numPr>
          <w:ilvl w:val="0"/>
          <w:numId w:val="11"/>
        </w:numPr>
        <w:jc w:val="both"/>
        <w:rPr>
          <w:rFonts w:ascii="Arial" w:hAnsi="Arial" w:cs="Arial"/>
          <w:sz w:val="20"/>
          <w:szCs w:val="20"/>
          <w:lang w:eastAsia="es-MX"/>
        </w:rPr>
      </w:pPr>
      <w:r w:rsidRPr="00C30926">
        <w:rPr>
          <w:rFonts w:ascii="Arial" w:hAnsi="Arial" w:cs="Arial"/>
          <w:sz w:val="20"/>
          <w:szCs w:val="20"/>
          <w:lang w:eastAsia="es-MX"/>
        </w:rPr>
        <w:t>incrementa la confiabilidad operativa y mejora la eficiencia de la infraestructura.</w:t>
      </w:r>
    </w:p>
    <w:p w14:paraId="575BF7C5" w14:textId="77777777" w:rsidR="00C30926" w:rsidRPr="00C30926" w:rsidRDefault="00C30926" w:rsidP="00C30926">
      <w:pPr>
        <w:pStyle w:val="Ttulo1"/>
        <w:jc w:val="both"/>
        <w:rPr>
          <w:rFonts w:ascii="Arial" w:hAnsi="Arial" w:cs="Arial"/>
          <w:sz w:val="20"/>
          <w:szCs w:val="20"/>
        </w:rPr>
      </w:pPr>
      <w:bookmarkStart w:id="58" w:name="_Toc223280035"/>
      <w:r w:rsidRPr="00C30926">
        <w:rPr>
          <w:rFonts w:ascii="Arial" w:hAnsi="Arial" w:cs="Arial"/>
          <w:sz w:val="20"/>
          <w:szCs w:val="20"/>
        </w:rPr>
        <w:t>4. Detección de anomalías</w:t>
      </w:r>
      <w:bookmarkEnd w:id="58"/>
    </w:p>
    <w:p w14:paraId="7E3D1B1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consiste en identificar patrones inusuales o desviaciones significativas en los datos respecto al comportamiento esperado. Estas desviaciones pueden deberse a errores, fraudes, fallos en el sistema o cambios estructurales en el comportamiento de los usuarios. En entornos donde el volumen de información crece de manera exponencial, como en la nube, el monitoreo manual se vuelve impráctico, por lo que resulta indispensable aplicar técnicas automáticas de análisis (AWS, s.f.).</w:t>
      </w:r>
    </w:p>
    <w:p w14:paraId="0944B84B" w14:textId="77777777" w:rsidR="00C30926" w:rsidRPr="00C30926" w:rsidRDefault="00C30926" w:rsidP="00C30926">
      <w:pPr>
        <w:jc w:val="both"/>
        <w:rPr>
          <w:rFonts w:ascii="Arial" w:hAnsi="Arial" w:cs="Arial"/>
          <w:sz w:val="20"/>
          <w:szCs w:val="20"/>
        </w:rPr>
      </w:pPr>
    </w:p>
    <w:p w14:paraId="2C5EC99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objetivo principal de la detección de anomalías no es únicamente señalar datos atípicos, sino también generar conocimiento que permita mejorar la toma de decisiones, reforzar la seguridad y optimizar los procesos. En particular, en la gestión de reportes en sistemas de información, la detección de anomalías puede advertir sobre demoras inesperadas en la ejecución, consumos excesivos de recursos o patrones de uso anormales que afecten el rendimiento del sistema.</w:t>
      </w:r>
    </w:p>
    <w:p w14:paraId="4B69B154" w14:textId="77777777" w:rsidR="00C30926" w:rsidRPr="008A2E4E" w:rsidRDefault="00C30926" w:rsidP="008A2E4E">
      <w:pPr>
        <w:pStyle w:val="Ttulo2"/>
        <w:rPr>
          <w:rFonts w:ascii="Arial" w:hAnsi="Arial" w:cs="Arial"/>
          <w:sz w:val="20"/>
          <w:szCs w:val="20"/>
        </w:rPr>
      </w:pPr>
      <w:bookmarkStart w:id="59" w:name="_Toc223280036"/>
      <w:r w:rsidRPr="008A2E4E">
        <w:rPr>
          <w:rFonts w:ascii="Arial" w:hAnsi="Arial" w:cs="Arial"/>
          <w:sz w:val="20"/>
          <w:szCs w:val="20"/>
        </w:rPr>
        <w:t>4.1 Concepto de falla y degradación en sistemas computacionales</w:t>
      </w:r>
      <w:bookmarkEnd w:id="59"/>
    </w:p>
    <w:p w14:paraId="30C4B1D1" w14:textId="77777777" w:rsidR="00C30926" w:rsidRPr="00C30926" w:rsidRDefault="00C30926" w:rsidP="00C30926">
      <w:pPr>
        <w:jc w:val="both"/>
        <w:rPr>
          <w:rFonts w:ascii="Arial" w:hAnsi="Arial" w:cs="Arial"/>
          <w:sz w:val="20"/>
          <w:szCs w:val="20"/>
        </w:rPr>
      </w:pPr>
    </w:p>
    <w:p w14:paraId="04E671A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Una falla se define como la incapacidad de un componente del sistema para ejecutar su función especificada dentro de los parámetros esperados. En cambio, la degradación se refiere a un deterioro progresivo del desempeño, donde el sistema sigue operando, pero con latencia mayor, menor throughput, mayor consumo de recursos o incremento en errores y tiempos de respuesta.</w:t>
      </w:r>
    </w:p>
    <w:p w14:paraId="17A2B52A" w14:textId="77777777" w:rsidR="00C30926" w:rsidRPr="00C30926" w:rsidRDefault="00C30926" w:rsidP="00C30926">
      <w:pPr>
        <w:jc w:val="both"/>
        <w:rPr>
          <w:rFonts w:ascii="Arial" w:hAnsi="Arial" w:cs="Arial"/>
          <w:sz w:val="20"/>
          <w:szCs w:val="20"/>
        </w:rPr>
      </w:pPr>
    </w:p>
    <w:p w14:paraId="580CC72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teoría de degradación reconoce tres etapas principales:</w:t>
      </w:r>
    </w:p>
    <w:p w14:paraId="7D40F429" w14:textId="77777777" w:rsidR="00C30926" w:rsidRPr="00C30926" w:rsidRDefault="00C30926" w:rsidP="00C30926">
      <w:pPr>
        <w:jc w:val="both"/>
        <w:rPr>
          <w:rFonts w:ascii="Arial" w:hAnsi="Arial" w:cs="Arial"/>
          <w:sz w:val="20"/>
          <w:szCs w:val="20"/>
        </w:rPr>
      </w:pPr>
    </w:p>
    <w:p w14:paraId="3FE3D6A9" w14:textId="77777777" w:rsidR="00C30926" w:rsidRPr="00C30926" w:rsidRDefault="00C30926">
      <w:pPr>
        <w:pStyle w:val="Prrafodelista"/>
        <w:numPr>
          <w:ilvl w:val="0"/>
          <w:numId w:val="19"/>
        </w:numPr>
        <w:jc w:val="both"/>
        <w:rPr>
          <w:rFonts w:ascii="Arial" w:hAnsi="Arial" w:cs="Arial"/>
          <w:sz w:val="20"/>
          <w:szCs w:val="20"/>
        </w:rPr>
      </w:pPr>
      <w:r w:rsidRPr="00C30926">
        <w:rPr>
          <w:rFonts w:ascii="Arial" w:hAnsi="Arial" w:cs="Arial"/>
          <w:sz w:val="20"/>
          <w:szCs w:val="20"/>
        </w:rPr>
        <w:t>Fase inicial (burn-in): periodo donde pueden aparecer fallas tempranas debidas a configuraciones inestables o errores no detectados.</w:t>
      </w:r>
    </w:p>
    <w:p w14:paraId="22AEDE59" w14:textId="77777777" w:rsidR="00C30926" w:rsidRPr="00C30926" w:rsidRDefault="00C30926">
      <w:pPr>
        <w:pStyle w:val="Prrafodelista"/>
        <w:numPr>
          <w:ilvl w:val="0"/>
          <w:numId w:val="19"/>
        </w:numPr>
        <w:jc w:val="both"/>
        <w:rPr>
          <w:rFonts w:ascii="Arial" w:hAnsi="Arial" w:cs="Arial"/>
          <w:sz w:val="20"/>
          <w:szCs w:val="20"/>
        </w:rPr>
      </w:pPr>
      <w:r w:rsidRPr="00C30926">
        <w:rPr>
          <w:rFonts w:ascii="Arial" w:hAnsi="Arial" w:cs="Arial"/>
          <w:sz w:val="20"/>
          <w:szCs w:val="20"/>
        </w:rPr>
        <w:t>Fase útil: el sistema opera de forma estable, con una tasa de fallas relativamente baja y constante.</w:t>
      </w:r>
    </w:p>
    <w:p w14:paraId="2994C4B7" w14:textId="77777777" w:rsidR="00C30926" w:rsidRPr="00C30926" w:rsidRDefault="00C30926">
      <w:pPr>
        <w:pStyle w:val="Prrafodelista"/>
        <w:numPr>
          <w:ilvl w:val="0"/>
          <w:numId w:val="19"/>
        </w:numPr>
        <w:jc w:val="both"/>
        <w:rPr>
          <w:rFonts w:ascii="Arial" w:hAnsi="Arial" w:cs="Arial"/>
          <w:sz w:val="20"/>
          <w:szCs w:val="20"/>
        </w:rPr>
      </w:pPr>
      <w:r w:rsidRPr="00C30926">
        <w:rPr>
          <w:rFonts w:ascii="Arial" w:hAnsi="Arial" w:cs="Arial"/>
          <w:sz w:val="20"/>
          <w:szCs w:val="20"/>
        </w:rPr>
        <w:t>Fase de desgaste (wear-out): el rendimiento empieza a disminuir por acumulación de errores internos, saturación, fugas de memoria o envejecimiento del sistema.</w:t>
      </w:r>
    </w:p>
    <w:p w14:paraId="4B4B65CA" w14:textId="77777777" w:rsidR="00C30926" w:rsidRPr="00C30926" w:rsidRDefault="00C30926" w:rsidP="00C30926">
      <w:pPr>
        <w:jc w:val="both"/>
        <w:rPr>
          <w:rFonts w:ascii="Arial" w:hAnsi="Arial" w:cs="Arial"/>
          <w:sz w:val="20"/>
          <w:szCs w:val="20"/>
        </w:rPr>
      </w:pPr>
    </w:p>
    <w:p w14:paraId="268CD0E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Este comportamiento es representado frecuentemente mediante la curva “bañera” (bathtub curve), un modelo ampliamente citado en la literatura técnica y académica. La curva describe cómo la probabilidad de falla cambia a lo largo del tiempo, y es utilizada para planificar mantenimiento, evaluar confiabilidad y diseñar mecanismos de detección temprana.</w:t>
      </w:r>
    </w:p>
    <w:p w14:paraId="0336CB38" w14:textId="77777777" w:rsidR="00C30926" w:rsidRPr="008A2E4E" w:rsidRDefault="00C30926" w:rsidP="008A2E4E">
      <w:pPr>
        <w:pStyle w:val="Ttulo2"/>
        <w:rPr>
          <w:rFonts w:ascii="Arial" w:hAnsi="Arial" w:cs="Arial"/>
          <w:sz w:val="20"/>
          <w:szCs w:val="20"/>
        </w:rPr>
      </w:pPr>
      <w:bookmarkStart w:id="60" w:name="_Toc223280037"/>
      <w:r w:rsidRPr="008A2E4E">
        <w:rPr>
          <w:rFonts w:ascii="Arial" w:hAnsi="Arial" w:cs="Arial"/>
          <w:sz w:val="20"/>
          <w:szCs w:val="20"/>
        </w:rPr>
        <w:t>4.2 Procesos de degradación en sistemas distribuidos e IaaS</w:t>
      </w:r>
      <w:bookmarkEnd w:id="60"/>
    </w:p>
    <w:p w14:paraId="681ED7A4" w14:textId="77777777" w:rsidR="00C30926" w:rsidRPr="00C30926" w:rsidRDefault="00C30926" w:rsidP="00C30926">
      <w:pPr>
        <w:jc w:val="both"/>
        <w:rPr>
          <w:rFonts w:ascii="Arial" w:hAnsi="Arial" w:cs="Arial"/>
          <w:sz w:val="20"/>
          <w:szCs w:val="20"/>
        </w:rPr>
      </w:pPr>
    </w:p>
    <w:p w14:paraId="0243A68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entornos virtualizados, las fallas adoptan formas particulares debido al nivel de abstracción y a las dependencias entre máquinas virtuales, hipervisores, almacenamiento y redes. Los trabajos académicos sobre confiabilidad en sistemas distribuidos destacan que las causas más comunes de degradación incluyen:</w:t>
      </w:r>
    </w:p>
    <w:p w14:paraId="7858E58E" w14:textId="77777777" w:rsidR="00C30926" w:rsidRPr="00C30926" w:rsidRDefault="00C30926" w:rsidP="00C30926">
      <w:pPr>
        <w:jc w:val="both"/>
        <w:rPr>
          <w:rFonts w:ascii="Arial" w:hAnsi="Arial" w:cs="Arial"/>
          <w:sz w:val="20"/>
          <w:szCs w:val="20"/>
        </w:rPr>
      </w:pPr>
    </w:p>
    <w:p w14:paraId="056B683C" w14:textId="77777777" w:rsidR="00C30926" w:rsidRPr="00C30926" w:rsidRDefault="00C30926">
      <w:pPr>
        <w:pStyle w:val="Prrafodelista"/>
        <w:numPr>
          <w:ilvl w:val="0"/>
          <w:numId w:val="14"/>
        </w:numPr>
        <w:jc w:val="both"/>
        <w:rPr>
          <w:rFonts w:ascii="Arial" w:hAnsi="Arial" w:cs="Arial"/>
          <w:sz w:val="20"/>
          <w:szCs w:val="20"/>
        </w:rPr>
      </w:pPr>
      <w:r w:rsidRPr="00C30926">
        <w:rPr>
          <w:rFonts w:ascii="Arial" w:hAnsi="Arial" w:cs="Arial"/>
          <w:sz w:val="20"/>
          <w:szCs w:val="20"/>
        </w:rPr>
        <w:t>Acumulación de errores transitorios generados por alta demanda repetitiva.</w:t>
      </w:r>
    </w:p>
    <w:p w14:paraId="048A82B8" w14:textId="77777777" w:rsidR="00C30926" w:rsidRPr="00C30926" w:rsidRDefault="00C30926">
      <w:pPr>
        <w:pStyle w:val="Prrafodelista"/>
        <w:numPr>
          <w:ilvl w:val="0"/>
          <w:numId w:val="14"/>
        </w:numPr>
        <w:jc w:val="both"/>
        <w:rPr>
          <w:rFonts w:ascii="Arial" w:hAnsi="Arial" w:cs="Arial"/>
          <w:sz w:val="20"/>
          <w:szCs w:val="20"/>
        </w:rPr>
      </w:pPr>
      <w:r w:rsidRPr="00C30926">
        <w:rPr>
          <w:rFonts w:ascii="Arial" w:hAnsi="Arial" w:cs="Arial"/>
          <w:sz w:val="20"/>
          <w:szCs w:val="20"/>
        </w:rPr>
        <w:t>Contención de recursos, especialmente CPU y memoria, que provoca que los procesos se ralenticen gradualmente.</w:t>
      </w:r>
    </w:p>
    <w:p w14:paraId="50C573CE" w14:textId="77777777" w:rsidR="00C30926" w:rsidRPr="00C30926" w:rsidRDefault="00C30926" w:rsidP="00C30926">
      <w:pPr>
        <w:jc w:val="both"/>
        <w:rPr>
          <w:rFonts w:ascii="Arial" w:hAnsi="Arial" w:cs="Arial"/>
          <w:sz w:val="20"/>
          <w:szCs w:val="20"/>
        </w:rPr>
      </w:pPr>
    </w:p>
    <w:p w14:paraId="41F8910F" w14:textId="77777777" w:rsidR="00C30926" w:rsidRPr="00C30926" w:rsidRDefault="00C30926">
      <w:pPr>
        <w:pStyle w:val="Prrafodelista"/>
        <w:numPr>
          <w:ilvl w:val="0"/>
          <w:numId w:val="14"/>
        </w:numPr>
        <w:jc w:val="both"/>
        <w:rPr>
          <w:rFonts w:ascii="Arial" w:hAnsi="Arial" w:cs="Arial"/>
          <w:sz w:val="20"/>
          <w:szCs w:val="20"/>
        </w:rPr>
      </w:pPr>
      <w:r w:rsidRPr="00C30926">
        <w:rPr>
          <w:rFonts w:ascii="Arial" w:hAnsi="Arial" w:cs="Arial"/>
          <w:sz w:val="20"/>
          <w:szCs w:val="20"/>
        </w:rPr>
        <w:t>Fugas de memoria y degradación del software, que incrementan el consumo base de las instancias.</w:t>
      </w:r>
    </w:p>
    <w:p w14:paraId="77E1C383" w14:textId="77777777" w:rsidR="00C30926" w:rsidRPr="00C30926" w:rsidRDefault="00C30926">
      <w:pPr>
        <w:pStyle w:val="Prrafodelista"/>
        <w:numPr>
          <w:ilvl w:val="0"/>
          <w:numId w:val="14"/>
        </w:numPr>
        <w:jc w:val="both"/>
        <w:rPr>
          <w:rFonts w:ascii="Arial" w:hAnsi="Arial" w:cs="Arial"/>
          <w:sz w:val="20"/>
          <w:szCs w:val="20"/>
        </w:rPr>
      </w:pPr>
      <w:r w:rsidRPr="00C30926">
        <w:rPr>
          <w:rFonts w:ascii="Arial" w:hAnsi="Arial" w:cs="Arial"/>
          <w:sz w:val="20"/>
          <w:szCs w:val="20"/>
        </w:rPr>
        <w:t>Sobrecarga de I/O, que prolonga los tiempos de ejecución de tareas dependientes de discos.</w:t>
      </w:r>
    </w:p>
    <w:p w14:paraId="2B167B57" w14:textId="77777777" w:rsidR="00C30926" w:rsidRPr="00C30926" w:rsidRDefault="00C30926">
      <w:pPr>
        <w:pStyle w:val="Prrafodelista"/>
        <w:numPr>
          <w:ilvl w:val="0"/>
          <w:numId w:val="14"/>
        </w:numPr>
        <w:jc w:val="both"/>
        <w:rPr>
          <w:rFonts w:ascii="Arial" w:hAnsi="Arial" w:cs="Arial"/>
          <w:sz w:val="20"/>
          <w:szCs w:val="20"/>
          <w:lang w:val="en-US"/>
        </w:rPr>
      </w:pPr>
      <w:r w:rsidRPr="00C30926">
        <w:rPr>
          <w:rFonts w:ascii="Arial" w:hAnsi="Arial" w:cs="Arial"/>
          <w:sz w:val="20"/>
          <w:szCs w:val="20"/>
          <w:lang w:val="en-US"/>
        </w:rPr>
        <w:t>Interferencia entre VMs (noisy neighbor effect).</w:t>
      </w:r>
    </w:p>
    <w:p w14:paraId="18869119" w14:textId="77777777" w:rsidR="00C30926" w:rsidRPr="00C30926" w:rsidRDefault="00C30926">
      <w:pPr>
        <w:pStyle w:val="Prrafodelista"/>
        <w:numPr>
          <w:ilvl w:val="0"/>
          <w:numId w:val="14"/>
        </w:numPr>
        <w:jc w:val="both"/>
        <w:rPr>
          <w:rFonts w:ascii="Arial" w:hAnsi="Arial" w:cs="Arial"/>
          <w:sz w:val="20"/>
          <w:szCs w:val="20"/>
        </w:rPr>
      </w:pPr>
      <w:r w:rsidRPr="00C30926">
        <w:rPr>
          <w:rFonts w:ascii="Arial" w:hAnsi="Arial" w:cs="Arial"/>
          <w:sz w:val="20"/>
          <w:szCs w:val="20"/>
        </w:rPr>
        <w:t>Variabilidad temporal en cargas, que acelera desgaste en componentes saturados.</w:t>
      </w:r>
    </w:p>
    <w:p w14:paraId="7D793369" w14:textId="77777777" w:rsidR="00C30926" w:rsidRPr="00C30926" w:rsidRDefault="00C30926" w:rsidP="00C30926">
      <w:pPr>
        <w:jc w:val="both"/>
        <w:rPr>
          <w:rFonts w:ascii="Arial" w:hAnsi="Arial" w:cs="Arial"/>
          <w:sz w:val="20"/>
          <w:szCs w:val="20"/>
        </w:rPr>
      </w:pPr>
    </w:p>
    <w:p w14:paraId="2DB6405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degradación no siempre conduce a fallas inmediatas; en muchos casos, los sistemas continúan en funcionamiento, pero con rendimiento degradado. Este tipo de degradación encubre problemas estructurales y genera “falsos normales” en los monitoreos manuales.</w:t>
      </w:r>
    </w:p>
    <w:p w14:paraId="43CF8440" w14:textId="77777777" w:rsidR="00C30926" w:rsidRPr="00C30926" w:rsidRDefault="00C30926" w:rsidP="00C30926">
      <w:pPr>
        <w:jc w:val="both"/>
        <w:rPr>
          <w:rFonts w:ascii="Arial" w:hAnsi="Arial" w:cs="Arial"/>
          <w:sz w:val="20"/>
          <w:szCs w:val="20"/>
        </w:rPr>
      </w:pPr>
    </w:p>
    <w:p w14:paraId="0B117700" w14:textId="77777777" w:rsidR="00C30926" w:rsidRPr="00C30926" w:rsidRDefault="00C30926" w:rsidP="00C30926">
      <w:pPr>
        <w:pStyle w:val="Ttulo2"/>
        <w:rPr>
          <w:rFonts w:ascii="Arial" w:hAnsi="Arial" w:cs="Arial"/>
          <w:sz w:val="20"/>
          <w:szCs w:val="20"/>
        </w:rPr>
      </w:pPr>
      <w:bookmarkStart w:id="61" w:name="_Toc223280038"/>
      <w:r w:rsidRPr="00C30926">
        <w:rPr>
          <w:rFonts w:ascii="Arial" w:hAnsi="Arial" w:cs="Arial"/>
          <w:sz w:val="20"/>
          <w:szCs w:val="20"/>
        </w:rPr>
        <w:t>4.3 Modelos matemáticos de fallas</w:t>
      </w:r>
      <w:bookmarkEnd w:id="61"/>
    </w:p>
    <w:p w14:paraId="380EF61F" w14:textId="77777777" w:rsidR="00C30926" w:rsidRPr="00C30926" w:rsidRDefault="00C30926" w:rsidP="00C30926">
      <w:pPr>
        <w:jc w:val="both"/>
        <w:rPr>
          <w:rFonts w:ascii="Arial" w:hAnsi="Arial" w:cs="Arial"/>
          <w:sz w:val="20"/>
          <w:szCs w:val="20"/>
        </w:rPr>
      </w:pPr>
    </w:p>
    <w:p w14:paraId="3104C2C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modelos teóricos más utilizados para describir fallas en sistemas distribuidos incluyen:</w:t>
      </w:r>
    </w:p>
    <w:p w14:paraId="1EB20D83" w14:textId="77777777" w:rsidR="00C30926" w:rsidRPr="00C30926" w:rsidRDefault="00C30926" w:rsidP="00C30926">
      <w:pPr>
        <w:jc w:val="both"/>
        <w:rPr>
          <w:rFonts w:ascii="Arial" w:hAnsi="Arial" w:cs="Arial"/>
          <w:sz w:val="20"/>
          <w:szCs w:val="20"/>
        </w:rPr>
      </w:pPr>
    </w:p>
    <w:p w14:paraId="2FBD28A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 Modelos probabilísticos clásicos</w:t>
      </w:r>
    </w:p>
    <w:p w14:paraId="06CDE5F1" w14:textId="77777777" w:rsidR="00C30926" w:rsidRPr="00C30926" w:rsidRDefault="00C30926" w:rsidP="00C30926">
      <w:pPr>
        <w:jc w:val="both"/>
        <w:rPr>
          <w:rFonts w:ascii="Arial" w:hAnsi="Arial" w:cs="Arial"/>
          <w:sz w:val="20"/>
          <w:szCs w:val="20"/>
        </w:rPr>
      </w:pPr>
    </w:p>
    <w:p w14:paraId="23FAFC69" w14:textId="77777777" w:rsidR="00C30926" w:rsidRPr="00C30926" w:rsidRDefault="00C30926">
      <w:pPr>
        <w:pStyle w:val="Prrafodelista"/>
        <w:numPr>
          <w:ilvl w:val="0"/>
          <w:numId w:val="15"/>
        </w:numPr>
        <w:jc w:val="both"/>
        <w:rPr>
          <w:rFonts w:ascii="Arial" w:hAnsi="Arial" w:cs="Arial"/>
          <w:sz w:val="20"/>
          <w:szCs w:val="20"/>
        </w:rPr>
      </w:pPr>
      <w:r w:rsidRPr="00C30926">
        <w:rPr>
          <w:rFonts w:ascii="Arial" w:hAnsi="Arial" w:cs="Arial"/>
          <w:sz w:val="20"/>
          <w:szCs w:val="20"/>
        </w:rPr>
        <w:t>Distribuciones exponenciales: para sistemas con tasa de falla constante.</w:t>
      </w:r>
    </w:p>
    <w:p w14:paraId="6EB201E9" w14:textId="77777777" w:rsidR="00C30926" w:rsidRPr="00C30926" w:rsidRDefault="00C30926">
      <w:pPr>
        <w:pStyle w:val="Prrafodelista"/>
        <w:numPr>
          <w:ilvl w:val="0"/>
          <w:numId w:val="15"/>
        </w:numPr>
        <w:jc w:val="both"/>
        <w:rPr>
          <w:rFonts w:ascii="Arial" w:hAnsi="Arial" w:cs="Arial"/>
          <w:sz w:val="20"/>
          <w:szCs w:val="20"/>
        </w:rPr>
      </w:pPr>
      <w:r w:rsidRPr="00C30926">
        <w:rPr>
          <w:rFonts w:ascii="Arial" w:hAnsi="Arial" w:cs="Arial"/>
          <w:sz w:val="20"/>
          <w:szCs w:val="20"/>
        </w:rPr>
        <w:t>Distribución Weibull: ideal para representar desgaste progresivo.</w:t>
      </w:r>
    </w:p>
    <w:p w14:paraId="3E004992" w14:textId="77777777" w:rsidR="00C30926" w:rsidRPr="00C30926" w:rsidRDefault="00C30926">
      <w:pPr>
        <w:pStyle w:val="Prrafodelista"/>
        <w:numPr>
          <w:ilvl w:val="0"/>
          <w:numId w:val="15"/>
        </w:numPr>
        <w:jc w:val="both"/>
        <w:rPr>
          <w:rFonts w:ascii="Arial" w:hAnsi="Arial" w:cs="Arial"/>
          <w:sz w:val="20"/>
          <w:szCs w:val="20"/>
        </w:rPr>
      </w:pPr>
      <w:r w:rsidRPr="00C30926">
        <w:rPr>
          <w:rFonts w:ascii="Arial" w:hAnsi="Arial" w:cs="Arial"/>
          <w:sz w:val="20"/>
          <w:szCs w:val="20"/>
        </w:rPr>
        <w:t>Distribución lognormal: apropiada para fallas inducidas por cargas irregulares.</w:t>
      </w:r>
    </w:p>
    <w:p w14:paraId="2C133EAE" w14:textId="77777777" w:rsidR="00C30926" w:rsidRPr="00C30926" w:rsidRDefault="00C30926" w:rsidP="00C30926">
      <w:pPr>
        <w:jc w:val="both"/>
        <w:rPr>
          <w:rFonts w:ascii="Arial" w:hAnsi="Arial" w:cs="Arial"/>
          <w:sz w:val="20"/>
          <w:szCs w:val="20"/>
        </w:rPr>
      </w:pPr>
    </w:p>
    <w:p w14:paraId="79586E7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Estos modelos ayudan a predecir cuándo puede ocurrir una falla y estimar métricas como:</w:t>
      </w:r>
    </w:p>
    <w:p w14:paraId="50933348" w14:textId="77777777" w:rsidR="00C30926" w:rsidRPr="00C30926" w:rsidRDefault="00C30926" w:rsidP="00C30926">
      <w:pPr>
        <w:jc w:val="both"/>
        <w:rPr>
          <w:rFonts w:ascii="Arial" w:hAnsi="Arial" w:cs="Arial"/>
          <w:sz w:val="20"/>
          <w:szCs w:val="20"/>
        </w:rPr>
      </w:pPr>
    </w:p>
    <w:p w14:paraId="3A233FD3" w14:textId="77777777" w:rsidR="00C30926" w:rsidRPr="00C30926" w:rsidRDefault="00C30926">
      <w:pPr>
        <w:pStyle w:val="Prrafodelista"/>
        <w:numPr>
          <w:ilvl w:val="0"/>
          <w:numId w:val="16"/>
        </w:numPr>
        <w:jc w:val="both"/>
        <w:rPr>
          <w:rFonts w:ascii="Arial" w:hAnsi="Arial" w:cs="Arial"/>
          <w:sz w:val="20"/>
          <w:szCs w:val="20"/>
          <w:lang w:val="en-US"/>
        </w:rPr>
      </w:pPr>
      <w:r w:rsidRPr="00C30926">
        <w:rPr>
          <w:rFonts w:ascii="Arial" w:hAnsi="Arial" w:cs="Arial"/>
          <w:sz w:val="20"/>
          <w:szCs w:val="20"/>
          <w:lang w:val="en-US"/>
        </w:rPr>
        <w:t>MTTF (Mean Time To Failure)</w:t>
      </w:r>
    </w:p>
    <w:p w14:paraId="7554665A" w14:textId="77777777" w:rsidR="00C30926" w:rsidRPr="00C30926" w:rsidRDefault="00C30926">
      <w:pPr>
        <w:pStyle w:val="Prrafodelista"/>
        <w:numPr>
          <w:ilvl w:val="0"/>
          <w:numId w:val="16"/>
        </w:numPr>
        <w:jc w:val="both"/>
        <w:rPr>
          <w:rFonts w:ascii="Arial" w:hAnsi="Arial" w:cs="Arial"/>
          <w:sz w:val="20"/>
          <w:szCs w:val="20"/>
          <w:lang w:val="en-US"/>
        </w:rPr>
      </w:pPr>
      <w:r w:rsidRPr="00C30926">
        <w:rPr>
          <w:rFonts w:ascii="Arial" w:hAnsi="Arial" w:cs="Arial"/>
          <w:sz w:val="20"/>
          <w:szCs w:val="20"/>
          <w:lang w:val="en-US"/>
        </w:rPr>
        <w:t>MTTR (Mean Time To Repair)</w:t>
      </w:r>
    </w:p>
    <w:p w14:paraId="41E78FB1" w14:textId="77777777" w:rsidR="00C30926" w:rsidRPr="00C30926" w:rsidRDefault="00C30926">
      <w:pPr>
        <w:pStyle w:val="Prrafodelista"/>
        <w:numPr>
          <w:ilvl w:val="0"/>
          <w:numId w:val="16"/>
        </w:numPr>
        <w:jc w:val="both"/>
        <w:rPr>
          <w:rFonts w:ascii="Arial" w:hAnsi="Arial" w:cs="Arial"/>
          <w:sz w:val="20"/>
          <w:szCs w:val="20"/>
          <w:lang w:val="en-US"/>
        </w:rPr>
      </w:pPr>
      <w:r w:rsidRPr="00C30926">
        <w:rPr>
          <w:rFonts w:ascii="Arial" w:hAnsi="Arial" w:cs="Arial"/>
          <w:sz w:val="20"/>
          <w:szCs w:val="20"/>
          <w:lang w:val="en-US"/>
        </w:rPr>
        <w:t>MTBF (Mean Time Between Failures)</w:t>
      </w:r>
    </w:p>
    <w:p w14:paraId="6B806306" w14:textId="77777777" w:rsidR="00C30926" w:rsidRPr="00C30926" w:rsidRDefault="00C30926" w:rsidP="00C30926">
      <w:pPr>
        <w:jc w:val="both"/>
        <w:rPr>
          <w:rFonts w:ascii="Arial" w:hAnsi="Arial" w:cs="Arial"/>
          <w:sz w:val="20"/>
          <w:szCs w:val="20"/>
          <w:lang w:val="en-US"/>
        </w:rPr>
      </w:pPr>
    </w:p>
    <w:p w14:paraId="3763C25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b) Modelos basados en procesos de Markov</w:t>
      </w:r>
    </w:p>
    <w:p w14:paraId="0923191D" w14:textId="77777777" w:rsidR="00C30926" w:rsidRPr="00C30926" w:rsidRDefault="00C30926" w:rsidP="00C30926">
      <w:pPr>
        <w:jc w:val="both"/>
        <w:rPr>
          <w:rFonts w:ascii="Arial" w:hAnsi="Arial" w:cs="Arial"/>
          <w:sz w:val="20"/>
          <w:szCs w:val="20"/>
        </w:rPr>
      </w:pPr>
    </w:p>
    <w:p w14:paraId="2287260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son representados como estados (operativo, degradado, fallado) con probabilidades de transición.</w:t>
      </w:r>
    </w:p>
    <w:p w14:paraId="35CAD91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Son útiles para:</w:t>
      </w:r>
    </w:p>
    <w:p w14:paraId="41F765E7" w14:textId="77777777" w:rsidR="00C30926" w:rsidRPr="00C30926" w:rsidRDefault="00C30926" w:rsidP="00C30926">
      <w:pPr>
        <w:jc w:val="both"/>
        <w:rPr>
          <w:rFonts w:ascii="Arial" w:hAnsi="Arial" w:cs="Arial"/>
          <w:sz w:val="20"/>
          <w:szCs w:val="20"/>
        </w:rPr>
      </w:pPr>
    </w:p>
    <w:p w14:paraId="4B0D363E" w14:textId="77777777" w:rsidR="00C30926" w:rsidRPr="00C30926" w:rsidRDefault="00C30926">
      <w:pPr>
        <w:pStyle w:val="Prrafodelista"/>
        <w:numPr>
          <w:ilvl w:val="0"/>
          <w:numId w:val="17"/>
        </w:numPr>
        <w:jc w:val="both"/>
        <w:rPr>
          <w:rFonts w:ascii="Arial" w:hAnsi="Arial" w:cs="Arial"/>
          <w:sz w:val="20"/>
          <w:szCs w:val="20"/>
        </w:rPr>
      </w:pPr>
      <w:r w:rsidRPr="00C30926">
        <w:rPr>
          <w:rFonts w:ascii="Arial" w:hAnsi="Arial" w:cs="Arial"/>
          <w:sz w:val="20"/>
          <w:szCs w:val="20"/>
        </w:rPr>
        <w:t>sistemas con cambios frecuentes,</w:t>
      </w:r>
    </w:p>
    <w:p w14:paraId="54E6D4DE" w14:textId="77777777" w:rsidR="00C30926" w:rsidRPr="00C30926" w:rsidRDefault="00C30926">
      <w:pPr>
        <w:pStyle w:val="Prrafodelista"/>
        <w:numPr>
          <w:ilvl w:val="0"/>
          <w:numId w:val="17"/>
        </w:numPr>
        <w:jc w:val="both"/>
        <w:rPr>
          <w:rFonts w:ascii="Arial" w:hAnsi="Arial" w:cs="Arial"/>
          <w:sz w:val="20"/>
          <w:szCs w:val="20"/>
        </w:rPr>
      </w:pPr>
      <w:r w:rsidRPr="00C30926">
        <w:rPr>
          <w:rFonts w:ascii="Arial" w:hAnsi="Arial" w:cs="Arial"/>
          <w:sz w:val="20"/>
          <w:szCs w:val="20"/>
        </w:rPr>
        <w:t>entornos con fallas intermitentes,</w:t>
      </w:r>
    </w:p>
    <w:p w14:paraId="36813B84" w14:textId="77777777" w:rsidR="00C30926" w:rsidRPr="00C30926" w:rsidRDefault="00C30926">
      <w:pPr>
        <w:pStyle w:val="Prrafodelista"/>
        <w:numPr>
          <w:ilvl w:val="0"/>
          <w:numId w:val="17"/>
        </w:numPr>
        <w:jc w:val="both"/>
        <w:rPr>
          <w:rFonts w:ascii="Arial" w:hAnsi="Arial" w:cs="Arial"/>
          <w:sz w:val="20"/>
          <w:szCs w:val="20"/>
        </w:rPr>
      </w:pPr>
      <w:r w:rsidRPr="00C30926">
        <w:rPr>
          <w:rFonts w:ascii="Arial" w:hAnsi="Arial" w:cs="Arial"/>
          <w:sz w:val="20"/>
          <w:szCs w:val="20"/>
        </w:rPr>
        <w:t>análisis de disponibilidad de sistemas virtualizados.</w:t>
      </w:r>
    </w:p>
    <w:p w14:paraId="16D4FBE4" w14:textId="77777777" w:rsidR="00C30926" w:rsidRPr="00C30926" w:rsidRDefault="00C30926" w:rsidP="00C30926">
      <w:pPr>
        <w:jc w:val="both"/>
        <w:rPr>
          <w:rFonts w:ascii="Arial" w:hAnsi="Arial" w:cs="Arial"/>
          <w:sz w:val="20"/>
          <w:szCs w:val="20"/>
        </w:rPr>
      </w:pPr>
    </w:p>
    <w:p w14:paraId="03D0118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Los modelos Markovianos permiten estimar disponibilidad global considerando fallas parciales, comportamientos degradados y recuperación.</w:t>
      </w:r>
    </w:p>
    <w:p w14:paraId="603C33C4" w14:textId="77777777" w:rsidR="00C30926" w:rsidRPr="00C30926" w:rsidRDefault="00C30926" w:rsidP="00C30926">
      <w:pPr>
        <w:jc w:val="both"/>
        <w:rPr>
          <w:rFonts w:ascii="Arial" w:hAnsi="Arial" w:cs="Arial"/>
          <w:sz w:val="20"/>
          <w:szCs w:val="20"/>
        </w:rPr>
      </w:pPr>
    </w:p>
    <w:p w14:paraId="009ABE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 Modelos de degradación acumulativa</w:t>
      </w:r>
    </w:p>
    <w:p w14:paraId="4B9DF97A" w14:textId="77777777" w:rsidR="00C30926" w:rsidRPr="00C30926" w:rsidRDefault="00C30926" w:rsidP="00C30926">
      <w:pPr>
        <w:jc w:val="both"/>
        <w:rPr>
          <w:rFonts w:ascii="Arial" w:hAnsi="Arial" w:cs="Arial"/>
          <w:sz w:val="20"/>
          <w:szCs w:val="20"/>
        </w:rPr>
      </w:pPr>
    </w:p>
    <w:p w14:paraId="0678AA0C" w14:textId="77777777" w:rsidR="00C30926" w:rsidRPr="00C30926" w:rsidRDefault="00C30926">
      <w:pPr>
        <w:pStyle w:val="Prrafodelista"/>
        <w:numPr>
          <w:ilvl w:val="0"/>
          <w:numId w:val="18"/>
        </w:numPr>
        <w:jc w:val="both"/>
        <w:rPr>
          <w:rFonts w:ascii="Arial" w:hAnsi="Arial" w:cs="Arial"/>
          <w:sz w:val="20"/>
          <w:szCs w:val="20"/>
        </w:rPr>
      </w:pPr>
      <w:r w:rsidRPr="00C30926">
        <w:rPr>
          <w:rFonts w:ascii="Arial" w:hAnsi="Arial" w:cs="Arial"/>
          <w:sz w:val="20"/>
          <w:szCs w:val="20"/>
        </w:rPr>
        <w:t>Estos modelos consideran que:</w:t>
      </w:r>
    </w:p>
    <w:p w14:paraId="5E203C70" w14:textId="77777777" w:rsidR="00C30926" w:rsidRPr="00C30926" w:rsidRDefault="00C30926">
      <w:pPr>
        <w:pStyle w:val="Prrafodelista"/>
        <w:numPr>
          <w:ilvl w:val="0"/>
          <w:numId w:val="18"/>
        </w:numPr>
        <w:jc w:val="both"/>
        <w:rPr>
          <w:rFonts w:ascii="Arial" w:hAnsi="Arial" w:cs="Arial"/>
          <w:sz w:val="20"/>
          <w:szCs w:val="20"/>
        </w:rPr>
      </w:pPr>
      <w:r w:rsidRPr="00C30926">
        <w:rPr>
          <w:rFonts w:ascii="Arial" w:hAnsi="Arial" w:cs="Arial"/>
          <w:sz w:val="20"/>
          <w:szCs w:val="20"/>
        </w:rPr>
        <w:t>la degradación se acumula con el tiempo,</w:t>
      </w:r>
    </w:p>
    <w:p w14:paraId="15BB89BA" w14:textId="77777777" w:rsidR="00C30926" w:rsidRPr="00C30926" w:rsidRDefault="00C30926">
      <w:pPr>
        <w:pStyle w:val="Prrafodelista"/>
        <w:numPr>
          <w:ilvl w:val="0"/>
          <w:numId w:val="18"/>
        </w:numPr>
        <w:jc w:val="both"/>
        <w:rPr>
          <w:rFonts w:ascii="Arial" w:hAnsi="Arial" w:cs="Arial"/>
          <w:sz w:val="20"/>
          <w:szCs w:val="20"/>
        </w:rPr>
      </w:pPr>
      <w:r w:rsidRPr="00C30926">
        <w:rPr>
          <w:rFonts w:ascii="Arial" w:hAnsi="Arial" w:cs="Arial"/>
          <w:sz w:val="20"/>
          <w:szCs w:val="20"/>
        </w:rPr>
        <w:t>eventos pequeños incrementan la probabilidad de falla,</w:t>
      </w:r>
    </w:p>
    <w:p w14:paraId="569F73C5" w14:textId="77777777" w:rsidR="00C30926" w:rsidRPr="00C30926" w:rsidRDefault="00C30926">
      <w:pPr>
        <w:pStyle w:val="Prrafodelista"/>
        <w:numPr>
          <w:ilvl w:val="0"/>
          <w:numId w:val="18"/>
        </w:numPr>
        <w:jc w:val="both"/>
        <w:rPr>
          <w:rFonts w:ascii="Arial" w:hAnsi="Arial" w:cs="Arial"/>
          <w:sz w:val="20"/>
          <w:szCs w:val="20"/>
        </w:rPr>
      </w:pPr>
      <w:r w:rsidRPr="00C30926">
        <w:rPr>
          <w:rFonts w:ascii="Arial" w:hAnsi="Arial" w:cs="Arial"/>
          <w:sz w:val="20"/>
          <w:szCs w:val="20"/>
        </w:rPr>
        <w:t>la carga sostenida acelera la caída del rendimiento.</w:t>
      </w:r>
    </w:p>
    <w:p w14:paraId="3E29262E" w14:textId="77777777" w:rsidR="00C30926" w:rsidRPr="00C30926" w:rsidRDefault="00C30926" w:rsidP="00C30926">
      <w:pPr>
        <w:jc w:val="both"/>
        <w:rPr>
          <w:rFonts w:ascii="Arial" w:hAnsi="Arial" w:cs="Arial"/>
          <w:sz w:val="20"/>
          <w:szCs w:val="20"/>
        </w:rPr>
      </w:pPr>
    </w:p>
    <w:p w14:paraId="4BAA95D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Se utilizan ampliamente en estudios de confiabilidad de hardware, redes, clústeres y ambientes cloud.</w:t>
      </w:r>
    </w:p>
    <w:p w14:paraId="6A433EDB" w14:textId="77777777" w:rsidR="00C30926" w:rsidRPr="00C30926" w:rsidRDefault="00C30926" w:rsidP="00C30926">
      <w:pPr>
        <w:jc w:val="both"/>
        <w:rPr>
          <w:rFonts w:ascii="Arial" w:hAnsi="Arial" w:cs="Arial"/>
          <w:sz w:val="20"/>
          <w:szCs w:val="20"/>
        </w:rPr>
      </w:pPr>
    </w:p>
    <w:p w14:paraId="30CF4B06" w14:textId="77777777" w:rsidR="00C30926" w:rsidRPr="00C30926" w:rsidRDefault="00C30926" w:rsidP="00C30926">
      <w:pPr>
        <w:pStyle w:val="Ttulo2"/>
        <w:rPr>
          <w:rFonts w:ascii="Arial" w:hAnsi="Arial" w:cs="Arial"/>
          <w:sz w:val="20"/>
          <w:szCs w:val="20"/>
        </w:rPr>
      </w:pPr>
      <w:bookmarkStart w:id="62" w:name="_Toc223280039"/>
      <w:r w:rsidRPr="00C30926">
        <w:rPr>
          <w:rFonts w:ascii="Arial" w:hAnsi="Arial" w:cs="Arial"/>
          <w:sz w:val="20"/>
          <w:szCs w:val="20"/>
        </w:rPr>
        <w:t>4.4 Degradación inducida por carga y relación con forecasting</w:t>
      </w:r>
      <w:bookmarkEnd w:id="62"/>
    </w:p>
    <w:p w14:paraId="1B7DFB80" w14:textId="77777777" w:rsidR="00C30926" w:rsidRPr="00C30926" w:rsidRDefault="00C30926" w:rsidP="00C30926">
      <w:pPr>
        <w:jc w:val="both"/>
        <w:rPr>
          <w:rFonts w:ascii="Arial" w:hAnsi="Arial" w:cs="Arial"/>
          <w:sz w:val="20"/>
          <w:szCs w:val="20"/>
        </w:rPr>
      </w:pPr>
    </w:p>
    <w:p w14:paraId="4B261A9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sistemas que ejecutan reportes, el patrón de uso es determinante: carga excesiva sostenida puede acelerar la fase de desgaste, mientras que cargas intermitentes generan variabilidad difícil de controlar. Por ello, la predicción del comportamiento futuro mediante forecasting permite:</w:t>
      </w:r>
    </w:p>
    <w:p w14:paraId="0FD607F1" w14:textId="77777777" w:rsidR="00C30926" w:rsidRPr="00C30926" w:rsidRDefault="00C30926" w:rsidP="00C30926">
      <w:pPr>
        <w:jc w:val="both"/>
        <w:rPr>
          <w:rFonts w:ascii="Arial" w:hAnsi="Arial" w:cs="Arial"/>
          <w:sz w:val="20"/>
          <w:szCs w:val="20"/>
        </w:rPr>
      </w:pPr>
    </w:p>
    <w:p w14:paraId="20FB652C" w14:textId="77777777" w:rsidR="00C30926" w:rsidRPr="00C30926" w:rsidRDefault="00C30926">
      <w:pPr>
        <w:pStyle w:val="Prrafodelista"/>
        <w:numPr>
          <w:ilvl w:val="0"/>
          <w:numId w:val="13"/>
        </w:numPr>
        <w:jc w:val="both"/>
        <w:rPr>
          <w:rFonts w:ascii="Arial" w:hAnsi="Arial" w:cs="Arial"/>
          <w:sz w:val="20"/>
          <w:szCs w:val="20"/>
        </w:rPr>
      </w:pPr>
      <w:r w:rsidRPr="00C30926">
        <w:rPr>
          <w:rFonts w:ascii="Arial" w:hAnsi="Arial" w:cs="Arial"/>
          <w:sz w:val="20"/>
          <w:szCs w:val="20"/>
        </w:rPr>
        <w:t>anticipar periodos de sobrecarga,</w:t>
      </w:r>
    </w:p>
    <w:p w14:paraId="6764FA6F" w14:textId="77777777" w:rsidR="00C30926" w:rsidRPr="00C30926" w:rsidRDefault="00C30926">
      <w:pPr>
        <w:pStyle w:val="Prrafodelista"/>
        <w:numPr>
          <w:ilvl w:val="0"/>
          <w:numId w:val="13"/>
        </w:numPr>
        <w:jc w:val="both"/>
        <w:rPr>
          <w:rFonts w:ascii="Arial" w:hAnsi="Arial" w:cs="Arial"/>
          <w:sz w:val="20"/>
          <w:szCs w:val="20"/>
        </w:rPr>
      </w:pPr>
      <w:r w:rsidRPr="00C30926">
        <w:rPr>
          <w:rFonts w:ascii="Arial" w:hAnsi="Arial" w:cs="Arial"/>
          <w:sz w:val="20"/>
          <w:szCs w:val="20"/>
        </w:rPr>
        <w:t>prevenir estados de degradación temprana,</w:t>
      </w:r>
    </w:p>
    <w:p w14:paraId="27E87008" w14:textId="77777777" w:rsidR="00C30926" w:rsidRPr="00C30926" w:rsidRDefault="00C30926">
      <w:pPr>
        <w:pStyle w:val="Prrafodelista"/>
        <w:numPr>
          <w:ilvl w:val="0"/>
          <w:numId w:val="13"/>
        </w:numPr>
        <w:jc w:val="both"/>
        <w:rPr>
          <w:rFonts w:ascii="Arial" w:hAnsi="Arial" w:cs="Arial"/>
          <w:sz w:val="20"/>
          <w:szCs w:val="20"/>
        </w:rPr>
      </w:pPr>
      <w:r w:rsidRPr="00C30926">
        <w:rPr>
          <w:rFonts w:ascii="Arial" w:hAnsi="Arial" w:cs="Arial"/>
          <w:sz w:val="20"/>
          <w:szCs w:val="20"/>
        </w:rPr>
        <w:t>distribuir las cargas en el tiempo,</w:t>
      </w:r>
    </w:p>
    <w:p w14:paraId="1B1EB87A" w14:textId="77777777" w:rsidR="00C30926" w:rsidRPr="00C30926" w:rsidRDefault="00C30926">
      <w:pPr>
        <w:pStyle w:val="Prrafodelista"/>
        <w:numPr>
          <w:ilvl w:val="0"/>
          <w:numId w:val="13"/>
        </w:numPr>
        <w:jc w:val="both"/>
        <w:rPr>
          <w:rFonts w:ascii="Arial" w:hAnsi="Arial" w:cs="Arial"/>
          <w:sz w:val="20"/>
          <w:szCs w:val="20"/>
        </w:rPr>
      </w:pPr>
      <w:r w:rsidRPr="00C30926">
        <w:rPr>
          <w:rFonts w:ascii="Arial" w:hAnsi="Arial" w:cs="Arial"/>
          <w:sz w:val="20"/>
          <w:szCs w:val="20"/>
        </w:rPr>
        <w:t>reducir la probabilidad de fallas por saturación.</w:t>
      </w:r>
    </w:p>
    <w:p w14:paraId="0497E46F" w14:textId="77777777" w:rsidR="00C30926" w:rsidRPr="00C30926" w:rsidRDefault="00C30926" w:rsidP="00C30926">
      <w:pPr>
        <w:jc w:val="both"/>
        <w:rPr>
          <w:rFonts w:ascii="Arial" w:hAnsi="Arial" w:cs="Arial"/>
          <w:sz w:val="20"/>
          <w:szCs w:val="20"/>
        </w:rPr>
      </w:pPr>
    </w:p>
    <w:p w14:paraId="52232E1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esta forma, los modelos de fallas no sólo describen el comportamiento final del sistema, sino que justifican la necesidad de monitoreo constante y predicción temprana de comportamiento anómalo.</w:t>
      </w:r>
    </w:p>
    <w:p w14:paraId="2AAB47C6" w14:textId="77777777" w:rsidR="00C30926" w:rsidRPr="00C30926" w:rsidRDefault="00C30926" w:rsidP="00C30926">
      <w:pPr>
        <w:pStyle w:val="Ttulo2"/>
        <w:rPr>
          <w:rFonts w:ascii="Arial" w:hAnsi="Arial" w:cs="Arial"/>
          <w:sz w:val="20"/>
          <w:szCs w:val="20"/>
        </w:rPr>
      </w:pPr>
      <w:bookmarkStart w:id="63" w:name="_Toc223280040"/>
      <w:r w:rsidRPr="00C30926">
        <w:rPr>
          <w:rFonts w:ascii="Arial" w:hAnsi="Arial" w:cs="Arial"/>
          <w:sz w:val="20"/>
          <w:szCs w:val="20"/>
        </w:rPr>
        <w:t>4.5 Relación con la detección de anomalías</w:t>
      </w:r>
      <w:bookmarkEnd w:id="63"/>
    </w:p>
    <w:p w14:paraId="07ED4B9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degradados generan patrones característicos antes de fallar, tales como:</w:t>
      </w:r>
    </w:p>
    <w:p w14:paraId="357A102A" w14:textId="77777777" w:rsidR="00C30926" w:rsidRPr="00C30926" w:rsidRDefault="00C30926" w:rsidP="00C30926">
      <w:pPr>
        <w:jc w:val="both"/>
        <w:rPr>
          <w:rFonts w:ascii="Arial" w:hAnsi="Arial" w:cs="Arial"/>
          <w:sz w:val="20"/>
          <w:szCs w:val="20"/>
        </w:rPr>
      </w:pPr>
    </w:p>
    <w:p w14:paraId="26CADE19" w14:textId="77777777" w:rsidR="00C30926" w:rsidRPr="00C30926" w:rsidRDefault="00C30926">
      <w:pPr>
        <w:pStyle w:val="Prrafodelista"/>
        <w:numPr>
          <w:ilvl w:val="0"/>
          <w:numId w:val="12"/>
        </w:numPr>
        <w:jc w:val="both"/>
        <w:rPr>
          <w:rFonts w:ascii="Arial" w:hAnsi="Arial" w:cs="Arial"/>
          <w:sz w:val="20"/>
          <w:szCs w:val="20"/>
        </w:rPr>
      </w:pPr>
      <w:r w:rsidRPr="00C30926">
        <w:rPr>
          <w:rFonts w:ascii="Arial" w:hAnsi="Arial" w:cs="Arial"/>
          <w:sz w:val="20"/>
          <w:szCs w:val="20"/>
        </w:rPr>
        <w:t>incremento gradual del uso de CPU,</w:t>
      </w:r>
    </w:p>
    <w:p w14:paraId="4FB71975" w14:textId="77777777" w:rsidR="00C30926" w:rsidRPr="00C30926" w:rsidRDefault="00C30926">
      <w:pPr>
        <w:pStyle w:val="Prrafodelista"/>
        <w:numPr>
          <w:ilvl w:val="0"/>
          <w:numId w:val="12"/>
        </w:numPr>
        <w:jc w:val="both"/>
        <w:rPr>
          <w:rFonts w:ascii="Arial" w:hAnsi="Arial" w:cs="Arial"/>
          <w:sz w:val="20"/>
          <w:szCs w:val="20"/>
        </w:rPr>
      </w:pPr>
      <w:r w:rsidRPr="00C30926">
        <w:rPr>
          <w:rFonts w:ascii="Arial" w:hAnsi="Arial" w:cs="Arial"/>
          <w:sz w:val="20"/>
          <w:szCs w:val="20"/>
        </w:rPr>
        <w:t>colas cada vez más largas,</w:t>
      </w:r>
    </w:p>
    <w:p w14:paraId="3E587612" w14:textId="77777777" w:rsidR="00C30926" w:rsidRPr="00C30926" w:rsidRDefault="00C30926">
      <w:pPr>
        <w:pStyle w:val="Prrafodelista"/>
        <w:numPr>
          <w:ilvl w:val="0"/>
          <w:numId w:val="12"/>
        </w:numPr>
        <w:jc w:val="both"/>
        <w:rPr>
          <w:rFonts w:ascii="Arial" w:hAnsi="Arial" w:cs="Arial"/>
          <w:sz w:val="20"/>
          <w:szCs w:val="20"/>
        </w:rPr>
      </w:pPr>
      <w:r w:rsidRPr="00C30926">
        <w:rPr>
          <w:rFonts w:ascii="Arial" w:hAnsi="Arial" w:cs="Arial"/>
          <w:sz w:val="20"/>
          <w:szCs w:val="20"/>
        </w:rPr>
        <w:t>aumento de tiempos de I/O,</w:t>
      </w:r>
    </w:p>
    <w:p w14:paraId="62B65ED6" w14:textId="77777777" w:rsidR="00C30926" w:rsidRPr="00C30926" w:rsidRDefault="00C30926" w:rsidP="00C30926">
      <w:pPr>
        <w:jc w:val="both"/>
        <w:rPr>
          <w:rFonts w:ascii="Arial" w:hAnsi="Arial" w:cs="Arial"/>
          <w:sz w:val="20"/>
          <w:szCs w:val="20"/>
        </w:rPr>
      </w:pPr>
    </w:p>
    <w:p w14:paraId="096130D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retrasos inesperados en reportes.</w:t>
      </w:r>
    </w:p>
    <w:p w14:paraId="709AFCDF" w14:textId="77777777" w:rsidR="00C30926" w:rsidRPr="00C30926" w:rsidRDefault="00C30926" w:rsidP="00C30926">
      <w:pPr>
        <w:jc w:val="both"/>
        <w:rPr>
          <w:rFonts w:ascii="Arial" w:hAnsi="Arial" w:cs="Arial"/>
          <w:sz w:val="20"/>
          <w:szCs w:val="20"/>
        </w:rPr>
      </w:pPr>
    </w:p>
    <w:p w14:paraId="04E3D84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Estos signos son identificables mediante modelos de anomalías, que actúan como mecanismos de alerta para evitar fallas completas.</w:t>
      </w:r>
    </w:p>
    <w:p w14:paraId="17CB2CF5" w14:textId="01B801D5" w:rsidR="00C30926" w:rsidRDefault="00C30926" w:rsidP="00C30926">
      <w:pPr>
        <w:jc w:val="both"/>
        <w:rPr>
          <w:rFonts w:ascii="Arial" w:hAnsi="Arial" w:cs="Arial"/>
          <w:sz w:val="20"/>
          <w:szCs w:val="20"/>
        </w:rPr>
      </w:pPr>
      <w:r w:rsidRPr="00C30926">
        <w:rPr>
          <w:rFonts w:ascii="Arial" w:hAnsi="Arial" w:cs="Arial"/>
          <w:sz w:val="20"/>
          <w:szCs w:val="20"/>
        </w:rPr>
        <w:t>La teoría establece que las fallas rara vez son súbitas: casi siempre están precedidas por señales de degradación detectable.</w:t>
      </w:r>
    </w:p>
    <w:p w14:paraId="65DF4CE3" w14:textId="46884584" w:rsidR="008A2E4E" w:rsidRPr="008A2E4E" w:rsidRDefault="008A2E4E" w:rsidP="008A2E4E">
      <w:pPr>
        <w:pStyle w:val="Ttulo1"/>
        <w:rPr>
          <w:rFonts w:ascii="Arial" w:hAnsi="Arial" w:cs="Arial"/>
          <w:sz w:val="20"/>
          <w:szCs w:val="20"/>
        </w:rPr>
      </w:pPr>
      <w:bookmarkStart w:id="64" w:name="_Toc223280041"/>
      <w:commentRangeStart w:id="65"/>
      <w:r w:rsidRPr="008A2E4E">
        <w:rPr>
          <w:rFonts w:ascii="Arial" w:hAnsi="Arial" w:cs="Arial"/>
          <w:sz w:val="20"/>
          <w:szCs w:val="20"/>
        </w:rPr>
        <w:t>5. Anomalias</w:t>
      </w:r>
      <w:bookmarkEnd w:id="64"/>
    </w:p>
    <w:p w14:paraId="688877B6" w14:textId="77777777" w:rsidR="00C30926" w:rsidRPr="00C30926" w:rsidRDefault="00C30926" w:rsidP="00C30926">
      <w:pPr>
        <w:pStyle w:val="Ttulo2"/>
        <w:jc w:val="both"/>
        <w:rPr>
          <w:rFonts w:ascii="Arial" w:hAnsi="Arial" w:cs="Arial"/>
          <w:sz w:val="20"/>
          <w:szCs w:val="20"/>
        </w:rPr>
      </w:pPr>
      <w:bookmarkStart w:id="66" w:name="_Toc223280042"/>
      <w:r w:rsidRPr="00C30926">
        <w:rPr>
          <w:rFonts w:ascii="Arial" w:hAnsi="Arial" w:cs="Arial"/>
          <w:sz w:val="20"/>
          <w:szCs w:val="20"/>
        </w:rPr>
        <w:t>5.1 Tipos de anomalías</w:t>
      </w:r>
      <w:bookmarkEnd w:id="66"/>
      <w:commentRangeEnd w:id="65"/>
      <w:r w:rsidR="00FF582D" w:rsidRPr="00C30926">
        <w:rPr>
          <w:rStyle w:val="Refdecomentario"/>
          <w:rFonts w:ascii="Arial" w:hAnsi="Arial" w:cs="Arial"/>
          <w:sz w:val="20"/>
          <w:szCs w:val="20"/>
        </w:rPr>
        <w:commentReference w:id="65"/>
      </w:r>
    </w:p>
    <w:p w14:paraId="5665709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literatura distingue principalmente tres categorías:</w:t>
      </w:r>
    </w:p>
    <w:p w14:paraId="0C9DF54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puntual: ocurre cuando un único dato se desvía notablemente del resto. Un ejemplo típico es una transacción con tarjeta de crédito por un monto inusualmente alto en comparación con el historial del usuario.</w:t>
      </w:r>
    </w:p>
    <w:p w14:paraId="22D862A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contextual: un dato que resulta anómalo únicamente en un contexto específico. Por ejemplo, un volumen elevado de tráfico web a las 3 a. m. puede ser normal durante fechas festivas, pero anómalo en días laborales comunes.</w:t>
      </w:r>
    </w:p>
    <w:p w14:paraId="624CF4F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Anomalía colectiva: se presenta cuando un grupo de datos, al analizarse en conjunto, muestra un comportamiento anómalo, aunque cada dato individual parezca normal. Un caso ilustrativo es el </w:t>
      </w:r>
      <w:r w:rsidRPr="00C30926">
        <w:rPr>
          <w:rFonts w:ascii="Arial" w:hAnsi="Arial" w:cs="Arial"/>
          <w:sz w:val="20"/>
          <w:szCs w:val="20"/>
        </w:rPr>
        <w:lastRenderedPageBreak/>
        <w:t>acceso simultáneo de múltiples usuarios desde ubicaciones geográficas inusuales, lo cual podría sugerir un ataque coordinado.</w:t>
      </w:r>
    </w:p>
    <w:p w14:paraId="3D5F455C" w14:textId="77777777" w:rsidR="00C30926" w:rsidRPr="00C30926" w:rsidRDefault="00C30926" w:rsidP="00C30926">
      <w:pPr>
        <w:jc w:val="both"/>
        <w:rPr>
          <w:rFonts w:ascii="Arial" w:hAnsi="Arial" w:cs="Arial"/>
          <w:sz w:val="20"/>
          <w:szCs w:val="20"/>
        </w:rPr>
      </w:pPr>
    </w:p>
    <w:p w14:paraId="0AF49DC9" w14:textId="77777777" w:rsidR="00C30926" w:rsidRPr="00C30926" w:rsidRDefault="00C30926" w:rsidP="00C30926">
      <w:pPr>
        <w:pStyle w:val="Ttulo2"/>
        <w:jc w:val="both"/>
        <w:rPr>
          <w:rFonts w:ascii="Arial" w:hAnsi="Arial" w:cs="Arial"/>
          <w:sz w:val="20"/>
          <w:szCs w:val="20"/>
        </w:rPr>
      </w:pPr>
      <w:bookmarkStart w:id="67" w:name="_Toc223280043"/>
      <w:r w:rsidRPr="00C30926">
        <w:rPr>
          <w:rFonts w:ascii="Arial" w:hAnsi="Arial" w:cs="Arial"/>
          <w:sz w:val="20"/>
          <w:szCs w:val="20"/>
        </w:rPr>
        <w:t>5.2 Métodos de detección</w:t>
      </w:r>
      <w:bookmarkEnd w:id="67"/>
    </w:p>
    <w:p w14:paraId="6555E6C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se puede abordar desde diferentes perspectivas metodológicas:</w:t>
      </w:r>
    </w:p>
    <w:p w14:paraId="2B84754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Métodos estadísticos: se basan en la identificación de valores extremos o desviaciones respecto a la media y la varianza. Herramientas como el análisis de outliers o la evaluación de distribuciones de probabilidad permiten detectar anomalías simples en conjuntos de datos pequeños o moderados.</w:t>
      </w:r>
    </w:p>
    <w:p w14:paraId="13941C15" w14:textId="77777777" w:rsidR="00C30926" w:rsidRPr="00C30926" w:rsidRDefault="00C30926" w:rsidP="00C30926">
      <w:pPr>
        <w:jc w:val="both"/>
        <w:rPr>
          <w:rFonts w:ascii="Arial" w:hAnsi="Arial" w:cs="Arial"/>
          <w:sz w:val="20"/>
          <w:szCs w:val="20"/>
        </w:rPr>
      </w:pPr>
    </w:p>
    <w:p w14:paraId="34060BB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Métodos basados en clustering: buscan agrupar datos según su similitud. Algoritmos como DBSCAN o Isolation Forest son ampliamente utilizados, ya que permiten detectar puntos que no encajan en ningún clúster o que requieren más divisiones para ser aislados.</w:t>
      </w:r>
    </w:p>
    <w:p w14:paraId="66FBA319" w14:textId="77777777" w:rsidR="00C30926" w:rsidRPr="00C30926" w:rsidRDefault="00C30926" w:rsidP="00C30926">
      <w:pPr>
        <w:jc w:val="both"/>
        <w:rPr>
          <w:rFonts w:ascii="Arial" w:hAnsi="Arial" w:cs="Arial"/>
          <w:sz w:val="20"/>
          <w:szCs w:val="20"/>
        </w:rPr>
      </w:pPr>
    </w:p>
    <w:p w14:paraId="5EACE47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Métodos de aprendizaje automático y profundo: utilizan técnicas avanzadas como autoencoders, redes neuronales profundas o modelos híbridos. Estos enfoques permiten modelar patrones complejos en grandes volúmenes de datos y son especialmente útiles en escenarios dinámicos como la nube, donde el comportamiento de los usuarios y el consumo de recursos varían constantemente.</w:t>
      </w:r>
    </w:p>
    <w:p w14:paraId="29C4FEF9" w14:textId="77777777" w:rsidR="00C30926" w:rsidRPr="00C30926" w:rsidRDefault="00C30926" w:rsidP="00C30926">
      <w:pPr>
        <w:jc w:val="both"/>
        <w:rPr>
          <w:rFonts w:ascii="Arial" w:hAnsi="Arial" w:cs="Arial"/>
          <w:sz w:val="20"/>
          <w:szCs w:val="20"/>
        </w:rPr>
      </w:pPr>
    </w:p>
    <w:p w14:paraId="05765F37" w14:textId="77777777" w:rsidR="00C30926" w:rsidRPr="00C30926" w:rsidRDefault="00C30926" w:rsidP="00C30926">
      <w:pPr>
        <w:pStyle w:val="Ttulo2"/>
        <w:jc w:val="both"/>
        <w:rPr>
          <w:rFonts w:ascii="Arial" w:hAnsi="Arial" w:cs="Arial"/>
          <w:sz w:val="20"/>
          <w:szCs w:val="20"/>
        </w:rPr>
      </w:pPr>
      <w:bookmarkStart w:id="68" w:name="_Toc223280044"/>
      <w:r w:rsidRPr="00C30926">
        <w:rPr>
          <w:rFonts w:ascii="Arial" w:hAnsi="Arial" w:cs="Arial"/>
          <w:sz w:val="20"/>
          <w:szCs w:val="20"/>
        </w:rPr>
        <w:t>5.3 Algoritmos prácticos para la detección de anomalías (por reporte y por clúster)</w:t>
      </w:r>
      <w:bookmarkEnd w:id="68"/>
    </w:p>
    <w:p w14:paraId="292F82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Reglas robustas y estadística clásica</w:t>
      </w:r>
    </w:p>
    <w:p w14:paraId="1EB8857A" w14:textId="77777777" w:rsidR="00C30926" w:rsidRPr="00C30926" w:rsidRDefault="00C30926" w:rsidP="00C30926">
      <w:pPr>
        <w:jc w:val="both"/>
        <w:rPr>
          <w:rFonts w:ascii="Arial" w:hAnsi="Arial" w:cs="Arial"/>
          <w:sz w:val="20"/>
          <w:szCs w:val="20"/>
        </w:rPr>
      </w:pPr>
    </w:p>
    <w:p w14:paraId="27E55EDB" w14:textId="77777777" w:rsidR="00C30926" w:rsidRPr="00C30926" w:rsidRDefault="00C30926">
      <w:pPr>
        <w:pStyle w:val="Prrafodelista"/>
        <w:numPr>
          <w:ilvl w:val="0"/>
          <w:numId w:val="1"/>
        </w:numPr>
        <w:jc w:val="both"/>
        <w:rPr>
          <w:rFonts w:ascii="Arial" w:hAnsi="Arial" w:cs="Arial"/>
          <w:sz w:val="20"/>
          <w:szCs w:val="20"/>
        </w:rPr>
      </w:pPr>
      <w:r w:rsidRPr="00C30926">
        <w:rPr>
          <w:rFonts w:ascii="Arial" w:hAnsi="Arial" w:cs="Arial"/>
          <w:sz w:val="20"/>
          <w:szCs w:val="20"/>
        </w:rPr>
        <w:t>Z</w:t>
      </w:r>
      <w:r w:rsidRPr="00C30926">
        <w:rPr>
          <w:rFonts w:ascii="Cambria Math" w:hAnsi="Cambria Math" w:cs="Cambria Math"/>
          <w:sz w:val="20"/>
          <w:szCs w:val="20"/>
        </w:rPr>
        <w:t>‑</w:t>
      </w:r>
      <w:r w:rsidRPr="00C30926">
        <w:rPr>
          <w:rFonts w:ascii="Arial" w:hAnsi="Arial" w:cs="Arial"/>
          <w:sz w:val="20"/>
          <w:szCs w:val="20"/>
        </w:rPr>
        <w:t xml:space="preserve">score robusto: </w:t>
      </w:r>
    </w:p>
    <w:p w14:paraId="2574C09E" w14:textId="77777777" w:rsidR="00C30926" w:rsidRPr="00C30926" w:rsidRDefault="00C30926">
      <w:pPr>
        <w:pStyle w:val="Prrafodelista"/>
        <w:numPr>
          <w:ilvl w:val="0"/>
          <w:numId w:val="1"/>
        </w:numPr>
        <w:jc w:val="both"/>
        <w:rPr>
          <w:rFonts w:ascii="Arial" w:hAnsi="Arial" w:cs="Arial"/>
          <w:sz w:val="20"/>
          <w:szCs w:val="20"/>
        </w:rPr>
      </w:pPr>
      <w:r w:rsidRPr="00C30926">
        <w:rPr>
          <w:rFonts w:ascii="Arial" w:hAnsi="Arial" w:cs="Arial"/>
          <w:sz w:val="20"/>
          <w:szCs w:val="20"/>
        </w:rPr>
        <w:t>EWMA/CUSUM: detección de drifts en tiempos de ejecución promedio por tipo de reporte.</w:t>
      </w:r>
    </w:p>
    <w:p w14:paraId="0B0E24B3" w14:textId="77777777" w:rsidR="00C30926" w:rsidRPr="00C30926" w:rsidRDefault="00C30926">
      <w:pPr>
        <w:pStyle w:val="Prrafodelista"/>
        <w:numPr>
          <w:ilvl w:val="0"/>
          <w:numId w:val="1"/>
        </w:numPr>
        <w:jc w:val="both"/>
        <w:rPr>
          <w:rFonts w:ascii="Arial" w:hAnsi="Arial" w:cs="Arial"/>
          <w:sz w:val="20"/>
          <w:szCs w:val="20"/>
        </w:rPr>
      </w:pPr>
      <w:r w:rsidRPr="00C30926">
        <w:rPr>
          <w:rFonts w:ascii="Arial" w:hAnsi="Arial" w:cs="Arial"/>
          <w:sz w:val="20"/>
          <w:szCs w:val="20"/>
        </w:rPr>
        <w:t>Aprendizaje automático</w:t>
      </w:r>
    </w:p>
    <w:p w14:paraId="38A29C74" w14:textId="77777777" w:rsidR="00C30926" w:rsidRPr="00C30926" w:rsidRDefault="00C30926">
      <w:pPr>
        <w:pStyle w:val="Prrafodelista"/>
        <w:numPr>
          <w:ilvl w:val="0"/>
          <w:numId w:val="1"/>
        </w:numPr>
        <w:jc w:val="both"/>
        <w:rPr>
          <w:rFonts w:ascii="Arial" w:hAnsi="Arial" w:cs="Arial"/>
          <w:sz w:val="20"/>
          <w:szCs w:val="20"/>
        </w:rPr>
      </w:pPr>
      <w:r w:rsidRPr="00C30926">
        <w:rPr>
          <w:rFonts w:ascii="Arial" w:hAnsi="Arial" w:cs="Arial"/>
          <w:sz w:val="20"/>
          <w:szCs w:val="20"/>
        </w:rPr>
        <w:t>Isolation Forest / DBSCAN / LOF para puntos fuera de densidad en el espacio: [duración, CPUmax, RAMmax, I/O, tamaño_insumo, hora].</w:t>
      </w:r>
    </w:p>
    <w:p w14:paraId="5158D52C" w14:textId="77777777" w:rsidR="00C30926" w:rsidRPr="00C30926" w:rsidRDefault="00C30926">
      <w:pPr>
        <w:pStyle w:val="Prrafodelista"/>
        <w:numPr>
          <w:ilvl w:val="0"/>
          <w:numId w:val="1"/>
        </w:numPr>
        <w:jc w:val="both"/>
        <w:rPr>
          <w:rFonts w:ascii="Arial" w:hAnsi="Arial" w:cs="Arial"/>
          <w:sz w:val="20"/>
          <w:szCs w:val="20"/>
        </w:rPr>
      </w:pPr>
      <w:r w:rsidRPr="00C30926">
        <w:rPr>
          <w:rFonts w:ascii="Arial" w:hAnsi="Arial" w:cs="Arial"/>
          <w:sz w:val="20"/>
          <w:szCs w:val="20"/>
        </w:rPr>
        <w:t>One</w:t>
      </w:r>
      <w:r w:rsidRPr="00C30926">
        <w:rPr>
          <w:rFonts w:ascii="Cambria Math" w:hAnsi="Cambria Math" w:cs="Cambria Math"/>
          <w:sz w:val="20"/>
          <w:szCs w:val="20"/>
        </w:rPr>
        <w:t>‑</w:t>
      </w:r>
      <w:r w:rsidRPr="00C30926">
        <w:rPr>
          <w:rFonts w:ascii="Arial" w:hAnsi="Arial" w:cs="Arial"/>
          <w:sz w:val="20"/>
          <w:szCs w:val="20"/>
        </w:rPr>
        <w:t>Class SVM cuando se dispone de suficiente “normalidad”.</w:t>
      </w:r>
    </w:p>
    <w:p w14:paraId="57F6DA51" w14:textId="77777777" w:rsidR="00C30926" w:rsidRPr="00C30926" w:rsidRDefault="00C30926">
      <w:pPr>
        <w:pStyle w:val="Prrafodelista"/>
        <w:numPr>
          <w:ilvl w:val="0"/>
          <w:numId w:val="1"/>
        </w:numPr>
        <w:jc w:val="both"/>
        <w:rPr>
          <w:rFonts w:ascii="Arial" w:hAnsi="Arial" w:cs="Arial"/>
          <w:sz w:val="20"/>
          <w:szCs w:val="20"/>
        </w:rPr>
      </w:pPr>
      <w:r w:rsidRPr="00C30926">
        <w:rPr>
          <w:rFonts w:ascii="Arial" w:hAnsi="Arial" w:cs="Arial"/>
          <w:sz w:val="20"/>
          <w:szCs w:val="20"/>
        </w:rPr>
        <w:t>Autoencoders (reconstrucción) para capturar patrones temporales multivariados y marcar grandes errores de reconstrucción como anomalías.</w:t>
      </w:r>
    </w:p>
    <w:p w14:paraId="34222D65" w14:textId="77777777" w:rsidR="00C30926" w:rsidRPr="00C30926" w:rsidRDefault="00C30926" w:rsidP="00C30926">
      <w:pPr>
        <w:pStyle w:val="Prrafodelista"/>
        <w:jc w:val="both"/>
        <w:rPr>
          <w:rFonts w:ascii="Arial" w:hAnsi="Arial" w:cs="Arial"/>
          <w:sz w:val="20"/>
          <w:szCs w:val="20"/>
        </w:rPr>
      </w:pPr>
    </w:p>
    <w:p w14:paraId="1E34389C" w14:textId="77777777" w:rsidR="00C30926" w:rsidRPr="00C30926" w:rsidRDefault="00C30926" w:rsidP="00C30926">
      <w:pPr>
        <w:pStyle w:val="Ttulo2"/>
        <w:jc w:val="both"/>
        <w:rPr>
          <w:rFonts w:ascii="Arial" w:hAnsi="Arial" w:cs="Arial"/>
          <w:sz w:val="20"/>
          <w:szCs w:val="20"/>
        </w:rPr>
      </w:pPr>
      <w:bookmarkStart w:id="69" w:name="_Toc223280045"/>
      <w:r w:rsidRPr="00C30926">
        <w:rPr>
          <w:rFonts w:ascii="Arial" w:hAnsi="Arial" w:cs="Arial"/>
          <w:sz w:val="20"/>
          <w:szCs w:val="20"/>
        </w:rPr>
        <w:t>5.4 Detección de puntos de cambio y drift</w:t>
      </w:r>
      <w:bookmarkEnd w:id="69"/>
    </w:p>
    <w:p w14:paraId="546C85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Cambio puntual: Bayesian Online Change Point Detection o PELT sobre medianas/duraciones.</w:t>
      </w:r>
    </w:p>
    <w:p w14:paraId="625D72DB" w14:textId="77777777" w:rsidR="00C30926" w:rsidRPr="00C30926" w:rsidRDefault="00C30926" w:rsidP="00C30926">
      <w:pPr>
        <w:jc w:val="both"/>
        <w:rPr>
          <w:rFonts w:ascii="Arial" w:hAnsi="Arial" w:cs="Arial"/>
          <w:sz w:val="20"/>
          <w:szCs w:val="20"/>
        </w:rPr>
      </w:pPr>
    </w:p>
    <w:p w14:paraId="360C38F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Drift de concepto (código, datos, usuarios): compara distribuciones (KS test, PSI) antes/después de despliegues; si hay drift, activo reentrenamiento del modelo de anomalías y recalibración de umbrales.</w:t>
      </w:r>
    </w:p>
    <w:p w14:paraId="0DF31E4D" w14:textId="77777777" w:rsidR="00C30926" w:rsidRPr="00C30926" w:rsidRDefault="00C30926" w:rsidP="00C30926">
      <w:pPr>
        <w:pStyle w:val="Ttulo1"/>
        <w:jc w:val="both"/>
        <w:rPr>
          <w:rFonts w:ascii="Arial" w:hAnsi="Arial" w:cs="Arial"/>
          <w:sz w:val="20"/>
          <w:szCs w:val="20"/>
        </w:rPr>
      </w:pPr>
      <w:bookmarkStart w:id="70" w:name="_Toc223280046"/>
      <w:r w:rsidRPr="00C30926">
        <w:rPr>
          <w:rFonts w:ascii="Arial" w:hAnsi="Arial" w:cs="Arial"/>
          <w:sz w:val="20"/>
          <w:szCs w:val="20"/>
        </w:rPr>
        <w:t>6. MLOps y CI/CD en aprendizaje automático</w:t>
      </w:r>
      <w:bookmarkEnd w:id="70"/>
    </w:p>
    <w:p w14:paraId="42DE220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término MLOps surge de la combinación de Machine Learning (ML) y Operations (Ops), y representa una extensión del enfoque DevOps aplicada al desarrollo de modelos predictivos. Según AWS (s.f.), MLOps busca automatizar y estandarizar el ciclo de vida del aprendizaje automático, abarcando desde la construcción de modelos hasta su despliegue y monitoreo en producción.</w:t>
      </w:r>
    </w:p>
    <w:p w14:paraId="5ECC26E8" w14:textId="77777777" w:rsidR="00C30926" w:rsidRPr="00C30926" w:rsidRDefault="00C30926" w:rsidP="00C30926">
      <w:pPr>
        <w:jc w:val="both"/>
        <w:rPr>
          <w:rFonts w:ascii="Arial" w:hAnsi="Arial" w:cs="Arial"/>
          <w:sz w:val="20"/>
          <w:szCs w:val="20"/>
        </w:rPr>
      </w:pPr>
    </w:p>
    <w:p w14:paraId="58FD6D3E" w14:textId="77777777" w:rsidR="00C30926" w:rsidRPr="00C30926" w:rsidRDefault="00C30926" w:rsidP="00C30926">
      <w:pPr>
        <w:pStyle w:val="Ttulo2"/>
        <w:jc w:val="both"/>
        <w:rPr>
          <w:rFonts w:ascii="Arial" w:hAnsi="Arial" w:cs="Arial"/>
          <w:sz w:val="20"/>
          <w:szCs w:val="20"/>
        </w:rPr>
      </w:pPr>
      <w:bookmarkStart w:id="71" w:name="_Toc223280047"/>
      <w:r w:rsidRPr="00C30926">
        <w:rPr>
          <w:rFonts w:ascii="Arial" w:hAnsi="Arial" w:cs="Arial"/>
          <w:sz w:val="20"/>
          <w:szCs w:val="20"/>
        </w:rPr>
        <w:t>6.1 Comparación con DevOps</w:t>
      </w:r>
      <w:bookmarkEnd w:id="71"/>
    </w:p>
    <w:p w14:paraId="0D54D0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Mientras DevOps se centra en la entrega continua de software, MLOps añade el desafío de entrenar, validar y reentrenar modelos de ML, considerando además la calidad de los datos y la reproducibilidad de los experimentos.</w:t>
      </w:r>
    </w:p>
    <w:p w14:paraId="09E28894" w14:textId="77777777" w:rsidR="00C30926" w:rsidRPr="00C30926" w:rsidRDefault="00C30926" w:rsidP="00C30926">
      <w:pPr>
        <w:jc w:val="both"/>
        <w:rPr>
          <w:rFonts w:ascii="Arial" w:hAnsi="Arial" w:cs="Arial"/>
          <w:sz w:val="20"/>
          <w:szCs w:val="20"/>
        </w:rPr>
      </w:pPr>
    </w:p>
    <w:p w14:paraId="529E433F" w14:textId="77777777" w:rsidR="00C30926" w:rsidRPr="00C30926" w:rsidRDefault="00C30926" w:rsidP="00C30926">
      <w:pPr>
        <w:pStyle w:val="Ttulo2"/>
        <w:jc w:val="both"/>
        <w:rPr>
          <w:rFonts w:ascii="Arial" w:hAnsi="Arial" w:cs="Arial"/>
          <w:sz w:val="20"/>
          <w:szCs w:val="20"/>
        </w:rPr>
      </w:pPr>
      <w:bookmarkStart w:id="72" w:name="_Toc223280048"/>
      <w:r w:rsidRPr="00C30926">
        <w:rPr>
          <w:rFonts w:ascii="Arial" w:hAnsi="Arial" w:cs="Arial"/>
          <w:sz w:val="20"/>
          <w:szCs w:val="20"/>
        </w:rPr>
        <w:lastRenderedPageBreak/>
        <w:t>6.2 Beneficios principales</w:t>
      </w:r>
      <w:bookmarkEnd w:id="72"/>
    </w:p>
    <w:p w14:paraId="1C86AB8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prácticas de MLOps permiten integrar los modelos dentro de un flujo de integración y entrega continua (CI/CD), lo cual facilita:</w:t>
      </w:r>
    </w:p>
    <w:p w14:paraId="756FBD4C" w14:textId="77777777" w:rsidR="00C30926" w:rsidRPr="00C30926" w:rsidRDefault="00C30926">
      <w:pPr>
        <w:pStyle w:val="Prrafodelista"/>
        <w:numPr>
          <w:ilvl w:val="0"/>
          <w:numId w:val="2"/>
        </w:numPr>
        <w:jc w:val="both"/>
        <w:rPr>
          <w:rFonts w:ascii="Arial" w:hAnsi="Arial" w:cs="Arial"/>
          <w:sz w:val="20"/>
          <w:szCs w:val="20"/>
        </w:rPr>
      </w:pPr>
      <w:r w:rsidRPr="00C30926">
        <w:rPr>
          <w:rFonts w:ascii="Arial" w:hAnsi="Arial" w:cs="Arial"/>
          <w:sz w:val="20"/>
          <w:szCs w:val="20"/>
        </w:rPr>
        <w:t>La automatización de pruebas y validaciones.</w:t>
      </w:r>
    </w:p>
    <w:p w14:paraId="5ABE0997" w14:textId="77777777" w:rsidR="00C30926" w:rsidRPr="00C30926" w:rsidRDefault="00C30926">
      <w:pPr>
        <w:pStyle w:val="Prrafodelista"/>
        <w:numPr>
          <w:ilvl w:val="0"/>
          <w:numId w:val="2"/>
        </w:numPr>
        <w:jc w:val="both"/>
        <w:rPr>
          <w:rFonts w:ascii="Arial" w:hAnsi="Arial" w:cs="Arial"/>
          <w:sz w:val="20"/>
          <w:szCs w:val="20"/>
        </w:rPr>
      </w:pPr>
      <w:r w:rsidRPr="00C30926">
        <w:rPr>
          <w:rFonts w:ascii="Arial" w:hAnsi="Arial" w:cs="Arial"/>
          <w:sz w:val="20"/>
          <w:szCs w:val="20"/>
        </w:rPr>
        <w:t>El despliegue rápido y seguro de modelos en entornos productivos.</w:t>
      </w:r>
    </w:p>
    <w:p w14:paraId="4782BECC" w14:textId="77777777" w:rsidR="00C30926" w:rsidRPr="00C30926" w:rsidRDefault="00C30926">
      <w:pPr>
        <w:pStyle w:val="Prrafodelista"/>
        <w:numPr>
          <w:ilvl w:val="0"/>
          <w:numId w:val="2"/>
        </w:numPr>
        <w:jc w:val="both"/>
        <w:rPr>
          <w:rFonts w:ascii="Arial" w:hAnsi="Arial" w:cs="Arial"/>
          <w:sz w:val="20"/>
          <w:szCs w:val="20"/>
        </w:rPr>
      </w:pPr>
      <w:r w:rsidRPr="00C30926">
        <w:rPr>
          <w:rFonts w:ascii="Arial" w:hAnsi="Arial" w:cs="Arial"/>
          <w:sz w:val="20"/>
          <w:szCs w:val="20"/>
        </w:rPr>
        <w:t>El monitoreo de desempeño en tiempo real.</w:t>
      </w:r>
    </w:p>
    <w:p w14:paraId="7DDE62E2" w14:textId="77777777" w:rsidR="00C30926" w:rsidRPr="00C30926" w:rsidRDefault="00C30926">
      <w:pPr>
        <w:pStyle w:val="Prrafodelista"/>
        <w:numPr>
          <w:ilvl w:val="0"/>
          <w:numId w:val="2"/>
        </w:numPr>
        <w:jc w:val="both"/>
        <w:rPr>
          <w:rFonts w:ascii="Arial" w:hAnsi="Arial" w:cs="Arial"/>
          <w:sz w:val="20"/>
          <w:szCs w:val="20"/>
        </w:rPr>
      </w:pPr>
      <w:r w:rsidRPr="00C30926">
        <w:rPr>
          <w:rFonts w:ascii="Arial" w:hAnsi="Arial" w:cs="Arial"/>
          <w:sz w:val="20"/>
          <w:szCs w:val="20"/>
        </w:rPr>
        <w:t>El reentrenamiento y la mejora continua.</w:t>
      </w:r>
    </w:p>
    <w:p w14:paraId="578482F1" w14:textId="77777777" w:rsidR="00C30926" w:rsidRPr="00C30926" w:rsidRDefault="00C30926" w:rsidP="00C30926">
      <w:pPr>
        <w:jc w:val="both"/>
        <w:rPr>
          <w:rFonts w:ascii="Arial" w:hAnsi="Arial" w:cs="Arial"/>
          <w:sz w:val="20"/>
          <w:szCs w:val="20"/>
        </w:rPr>
      </w:pPr>
    </w:p>
    <w:p w14:paraId="11A047B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acuerdo con la literatura técnica (IEEE, 2023), los principios clave que definen MLOps son:</w:t>
      </w:r>
    </w:p>
    <w:p w14:paraId="4CEC3476" w14:textId="77777777" w:rsidR="00C30926" w:rsidRPr="00C30926" w:rsidRDefault="00C30926" w:rsidP="00C30926">
      <w:pPr>
        <w:jc w:val="both"/>
        <w:rPr>
          <w:rFonts w:ascii="Arial" w:hAnsi="Arial" w:cs="Arial"/>
          <w:sz w:val="20"/>
          <w:szCs w:val="20"/>
        </w:rPr>
      </w:pPr>
    </w:p>
    <w:p w14:paraId="1CA56BCF"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Automatización CI/CD: permite la integración, entrega y despliegue continuos, proporcionando retroalimentación rápida a los desarrolladores y aumentando la productividad general.</w:t>
      </w:r>
    </w:p>
    <w:p w14:paraId="1125AEFB"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Orquestación de flujos de trabajo: coordina las tareas de un flujo de trabajo de ML mediante grafos acíclicos dirigidos (DAGs), definiendo el orden de ejecución según dependencias y relaciones.</w:t>
      </w:r>
    </w:p>
    <w:p w14:paraId="6DB6914C"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Reproducibilidad: garantiza que un experimento de ML pueda repetirse obteniendo los mismos resultados, elemento clave para la confiabilidad científica y la auditoría.</w:t>
      </w:r>
    </w:p>
    <w:p w14:paraId="0FF100B5"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Control de versiones: aplica versionado de datos, modelos y código para asegurar trazabilidad y cumplimiento normativo.</w:t>
      </w:r>
    </w:p>
    <w:p w14:paraId="2BB4C90A"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Colaboración: fomenta el trabajo conjunto en datos, modelos y código, reduciendo los “silos” entre equipos técnicos y de negocio.</w:t>
      </w:r>
    </w:p>
    <w:p w14:paraId="519161B1"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Entrenamiento y evaluación continua: implica el reentrenamiento periódico de modelos basados en nuevos datos, soportado por monitoreo, retroalimentación y automatización.</w:t>
      </w:r>
    </w:p>
    <w:p w14:paraId="515DB411"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Seguimiento de metadatos: registra parámetros, resultados y linaje de datos y modelos en cada iteración, asegurando trazabilidad completa.</w:t>
      </w:r>
    </w:p>
    <w:p w14:paraId="12D1D82E"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Monitoreo continuo: evalúa periódicamente datos, modelos, código y recursos de infraestructura para detectar errores o degradación de calidad.</w:t>
      </w:r>
    </w:p>
    <w:p w14:paraId="175F14AF" w14:textId="77777777" w:rsidR="00C30926" w:rsidRPr="00C30926" w:rsidRDefault="00C30926">
      <w:pPr>
        <w:pStyle w:val="Prrafodelista"/>
        <w:numPr>
          <w:ilvl w:val="0"/>
          <w:numId w:val="3"/>
        </w:numPr>
        <w:jc w:val="both"/>
        <w:rPr>
          <w:rFonts w:ascii="Arial" w:hAnsi="Arial" w:cs="Arial"/>
          <w:sz w:val="20"/>
          <w:szCs w:val="20"/>
        </w:rPr>
      </w:pPr>
      <w:r w:rsidRPr="00C30926">
        <w:rPr>
          <w:rFonts w:ascii="Arial" w:hAnsi="Arial" w:cs="Arial"/>
          <w:sz w:val="20"/>
          <w:szCs w:val="20"/>
        </w:rPr>
        <w:t>Bucles de retroalimentación: integran información obtenida en etapas de monitoreo o experimentación para mejorar las fases de ingeniería de características o planificación de reentrenamiento.</w:t>
      </w:r>
    </w:p>
    <w:p w14:paraId="35A94B5A" w14:textId="77777777" w:rsidR="00C30926" w:rsidRPr="00C30926" w:rsidRDefault="00C30926" w:rsidP="00C30926">
      <w:pPr>
        <w:jc w:val="both"/>
        <w:rPr>
          <w:rFonts w:ascii="Arial" w:hAnsi="Arial" w:cs="Arial"/>
          <w:sz w:val="20"/>
          <w:szCs w:val="20"/>
        </w:rPr>
      </w:pPr>
    </w:p>
    <w:p w14:paraId="3ABC8400" w14:textId="77777777" w:rsidR="00C30926" w:rsidRPr="00C30926" w:rsidRDefault="00C30926" w:rsidP="00C30926">
      <w:pPr>
        <w:pStyle w:val="Ttulo2"/>
        <w:jc w:val="both"/>
        <w:rPr>
          <w:rFonts w:ascii="Arial" w:hAnsi="Arial" w:cs="Arial"/>
          <w:sz w:val="20"/>
          <w:szCs w:val="20"/>
        </w:rPr>
      </w:pPr>
      <w:bookmarkStart w:id="73" w:name="_Toc223280049"/>
      <w:r w:rsidRPr="00C30926">
        <w:rPr>
          <w:rFonts w:ascii="Arial" w:hAnsi="Arial" w:cs="Arial"/>
          <w:sz w:val="20"/>
          <w:szCs w:val="20"/>
        </w:rPr>
        <w:t>6.3 Aplicación de MLOps al forecasting y gestión cloud</w:t>
      </w:r>
      <w:bookmarkEnd w:id="73"/>
    </w:p>
    <w:p w14:paraId="6D20D8B4" w14:textId="325601FF" w:rsidR="00C30926" w:rsidRPr="00C30926" w:rsidRDefault="00000000" w:rsidP="00C30926">
      <w:pPr>
        <w:jc w:val="both"/>
        <w:rPr>
          <w:rFonts w:ascii="Arial" w:hAnsi="Arial" w:cs="Arial"/>
          <w:sz w:val="20"/>
          <w:szCs w:val="20"/>
        </w:rPr>
      </w:pPr>
      <w:sdt>
        <w:sdtPr>
          <w:rPr>
            <w:rFonts w:ascii="Arial" w:hAnsi="Arial" w:cs="Arial"/>
            <w:color w:val="000000"/>
            <w:sz w:val="20"/>
            <w:szCs w:val="20"/>
          </w:rPr>
          <w:tag w:val="MENDELEY_CITATION_v3_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"/>
          <w:id w:val="1987115577"/>
          <w:placeholder>
            <w:docPart w:val="BB7381B7657D46A58C842783948644C7"/>
          </w:placeholder>
        </w:sdtPr>
        <w:sdtContent>
          <w:r w:rsidR="0022413D" w:rsidRPr="0022413D">
            <w:rPr>
              <w:rFonts w:ascii="Arial" w:hAnsi="Arial" w:cs="Arial"/>
              <w:color w:val="000000"/>
              <w:sz w:val="20"/>
              <w:szCs w:val="20"/>
            </w:rPr>
            <w:t>(Subramanya et al., 2022)</w:t>
          </w:r>
        </w:sdtContent>
      </w:sdt>
      <w:r w:rsidR="00C30926" w:rsidRPr="00C30926">
        <w:rPr>
          <w:rFonts w:ascii="Arial" w:hAnsi="Arial" w:cs="Arial"/>
          <w:sz w:val="20"/>
          <w:szCs w:val="20"/>
        </w:rPr>
        <w:t xml:space="preserve"> proponen una arquitectura MLOps aplicada al forecasting en mercados eléctricos, la cual resulta extrapolable a la administración inteligente de recursos en la nube. Su modelo integra las fases de ingesta de datos, entrenamiento, validación, despliegue y monitoreo continuo, permitiendo automatizar el ciclo de vida de los modelos predictivos mediante flujos de integración y entrega continua (CI/CD).</w:t>
      </w:r>
    </w:p>
    <w:p w14:paraId="20265007" w14:textId="77777777" w:rsidR="00C30926" w:rsidRPr="00C30926" w:rsidRDefault="00C30926" w:rsidP="00C30926">
      <w:pPr>
        <w:jc w:val="both"/>
        <w:rPr>
          <w:rFonts w:ascii="Arial" w:hAnsi="Arial" w:cs="Arial"/>
          <w:sz w:val="20"/>
          <w:szCs w:val="20"/>
        </w:rPr>
      </w:pPr>
    </w:p>
    <w:p w14:paraId="78D8DFE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enfoque descrito combina herramientas como Git (para control de versiones), Jenkins (para orquestación de pipelines), Docker (para contenedorización) y MLflow (para seguimiento y evaluación de modelos). Gracias a esta integración, los modelos de forecasting —como SARIMA, Prophet, Random Forest o XGBoost— pueden entrenarse y reentrenarse automáticamente a medida que se incorporan nuevos datos.</w:t>
      </w:r>
    </w:p>
    <w:p w14:paraId="33128613" w14:textId="77777777" w:rsidR="00C30926" w:rsidRPr="00C30926" w:rsidRDefault="00C30926" w:rsidP="00C30926">
      <w:pPr>
        <w:jc w:val="both"/>
        <w:rPr>
          <w:rFonts w:ascii="Arial" w:hAnsi="Arial" w:cs="Arial"/>
          <w:sz w:val="20"/>
          <w:szCs w:val="20"/>
        </w:rPr>
      </w:pPr>
    </w:p>
    <w:p w14:paraId="68AE42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sistemas de información en la nube, esta arquitectura permite predecir la demanda de recursos computacionales o la generación de reportes, ajustando dinámicamente las instancias y evitando cuellos de botella. Además, el monitoreo continuo del rendimiento de los modelos asegura su actualización y fiabilidad, alineando la predicción con los principios de reproducibilidad, escalabilidad y mejora continua característicos de MLOps.</w:t>
      </w:r>
    </w:p>
    <w:p w14:paraId="00445E6E" w14:textId="77777777" w:rsidR="00C30926" w:rsidRPr="00C30926" w:rsidRDefault="00C30926" w:rsidP="00C30926">
      <w:pPr>
        <w:jc w:val="both"/>
        <w:rPr>
          <w:rFonts w:ascii="Arial" w:hAnsi="Arial" w:cs="Arial"/>
          <w:sz w:val="20"/>
          <w:szCs w:val="20"/>
        </w:rPr>
      </w:pPr>
    </w:p>
    <w:p w14:paraId="59E753C9" w14:textId="77777777" w:rsidR="00C30926" w:rsidRPr="00C30926" w:rsidRDefault="00C30926" w:rsidP="00C30926">
      <w:pPr>
        <w:pStyle w:val="Ttulo1"/>
        <w:jc w:val="both"/>
        <w:rPr>
          <w:rFonts w:ascii="Arial" w:hAnsi="Arial" w:cs="Arial"/>
          <w:sz w:val="20"/>
          <w:szCs w:val="20"/>
        </w:rPr>
      </w:pPr>
      <w:bookmarkStart w:id="74" w:name="_Toc223280050"/>
      <w:r w:rsidRPr="00C30926">
        <w:rPr>
          <w:rFonts w:ascii="Arial" w:hAnsi="Arial" w:cs="Arial"/>
          <w:sz w:val="20"/>
          <w:szCs w:val="20"/>
        </w:rPr>
        <w:lastRenderedPageBreak/>
        <w:t>7. Métricas e indicadores de evaluación del sistema predictivo y operativo</w:t>
      </w:r>
      <w:bookmarkEnd w:id="74"/>
    </w:p>
    <w:p w14:paraId="1A863E3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desarrollo de sistemas de optimización basados en aprendizaje automático y en la nube, la definición de métricas representa un componente esencial para garantizar la trazabilidad, el control de calidad y la mejora continua de los modelos. Las métricas permiten cuantificar tanto el rendimiento de los algoritmos predictivos como la eficiencia operativa de las instancias que ejecutan los reportes. En el contexto de esta investigación, donde se integran forecasting, detección de anomalías y prácticas de MLOps, las métricas se convierten en el principal medio de retroalimentación dentro del ciclo de vida del sistema.</w:t>
      </w:r>
    </w:p>
    <w:p w14:paraId="2B0D469B" w14:textId="77777777" w:rsidR="00C30926" w:rsidRPr="00C30926" w:rsidRDefault="00C30926" w:rsidP="00C30926">
      <w:pPr>
        <w:jc w:val="both"/>
        <w:rPr>
          <w:rFonts w:ascii="Arial" w:hAnsi="Arial" w:cs="Arial"/>
          <w:sz w:val="20"/>
          <w:szCs w:val="20"/>
        </w:rPr>
      </w:pPr>
    </w:p>
    <w:p w14:paraId="375A697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monitoreo continuo mediante métricas posibilita la evaluación objetiva del desempeño, detecta degradaciones en los modelos y permite ajustar parámetros de ejecución o recursos de infraestructura antes de que ocurran afectaciones al servicio. Este enfoque cuantitativo garantiza que las decisiones de optimización se basen en evidencia empírica, alineando el funcionamiento del sistema con los objetivos de eficiencia, resiliencia y sostenibilidad.</w:t>
      </w:r>
    </w:p>
    <w:p w14:paraId="228E0807" w14:textId="77777777" w:rsidR="00C30926" w:rsidRPr="00C30926" w:rsidRDefault="00C30926" w:rsidP="00C30926">
      <w:pPr>
        <w:jc w:val="both"/>
        <w:rPr>
          <w:rFonts w:ascii="Arial" w:hAnsi="Arial" w:cs="Arial"/>
          <w:sz w:val="20"/>
          <w:szCs w:val="20"/>
        </w:rPr>
      </w:pPr>
    </w:p>
    <w:p w14:paraId="3DD6B4AF" w14:textId="77777777" w:rsidR="00C30926" w:rsidRPr="00C30926" w:rsidRDefault="00C30926" w:rsidP="00C30926">
      <w:pPr>
        <w:pStyle w:val="Ttulo2"/>
        <w:jc w:val="both"/>
        <w:rPr>
          <w:rFonts w:ascii="Arial" w:hAnsi="Arial" w:cs="Arial"/>
          <w:sz w:val="20"/>
          <w:szCs w:val="20"/>
        </w:rPr>
      </w:pPr>
      <w:bookmarkStart w:id="75" w:name="_Toc223280051"/>
      <w:r w:rsidRPr="00C30926">
        <w:rPr>
          <w:rFonts w:ascii="Arial" w:hAnsi="Arial" w:cs="Arial"/>
          <w:sz w:val="20"/>
          <w:szCs w:val="20"/>
        </w:rPr>
        <w:t>7.1 Métricas operativas del sistema de reportes</w:t>
      </w:r>
      <w:bookmarkEnd w:id="75"/>
    </w:p>
    <w:p w14:paraId="70DE63A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métricas operativas reflejan el comportamiento real de las instancias virtuales y de los procesos de generación de reportes. Son el insumo principal para los modelos de predicción de demanda y detección de anomalías, ya que capturan la dinámica temporal y los patrones de uso de los recursos.</w:t>
      </w:r>
    </w:p>
    <w:p w14:paraId="1EA11153" w14:textId="77777777" w:rsidR="00C30926" w:rsidRPr="00C30926" w:rsidRDefault="00C30926" w:rsidP="00C30926">
      <w:pPr>
        <w:jc w:val="both"/>
        <w:rPr>
          <w:rFonts w:ascii="Arial" w:hAnsi="Arial" w:cs="Arial"/>
          <w:sz w:val="20"/>
          <w:szCs w:val="20"/>
        </w:rPr>
      </w:pPr>
    </w:p>
    <w:p w14:paraId="24225E1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Una de las métricas más relevantes es el tiempo de ejecución, definido como la duración total que transcurre desde el inicio del proceso hasta su finalización. Este indicador mide la eficiencia computacional del sistema y permite detectar desviaciones respecto a los valores históricos promedio. Su análisis temporal revela tendencias estacionales que pueden anticiparse mediante modelos de forecasting, lo que facilita la planificación proactiva de recursos en momentos de alta carga.</w:t>
      </w:r>
    </w:p>
    <w:p w14:paraId="55816AE1" w14:textId="77777777" w:rsidR="00C30926" w:rsidRPr="00C30926" w:rsidRDefault="00C30926" w:rsidP="00C30926">
      <w:pPr>
        <w:jc w:val="both"/>
        <w:rPr>
          <w:rFonts w:ascii="Arial" w:hAnsi="Arial" w:cs="Arial"/>
          <w:sz w:val="20"/>
          <w:szCs w:val="20"/>
        </w:rPr>
      </w:pPr>
    </w:p>
    <w:p w14:paraId="60EE2C9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instante de ejecución o timestamp constituye otra métrica fundamental. Registra la fecha y hora exactas en que cada reporte se procesa, permitiendo identificar comportamientos recurrentes como concentraciones de demanda durante los cierres de mes, las horas laborales o los fines de semana. Al incorporar esta variable como característica exógena dentro de los modelos predictivos, se mejora la capacidad del sistema para capturar la estacionalidad y los patrones de recurrencia.</w:t>
      </w:r>
    </w:p>
    <w:p w14:paraId="2C31FB3F" w14:textId="77777777" w:rsidR="00C30926" w:rsidRPr="00C30926" w:rsidRDefault="00C30926" w:rsidP="00C30926">
      <w:pPr>
        <w:jc w:val="both"/>
        <w:rPr>
          <w:rFonts w:ascii="Arial" w:hAnsi="Arial" w:cs="Arial"/>
          <w:sz w:val="20"/>
          <w:szCs w:val="20"/>
        </w:rPr>
      </w:pPr>
    </w:p>
    <w:p w14:paraId="1480579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uso de recursos computacionales proporciona información clave sobre la carga de trabajo de las instancias. Las métricas de CPU, memoria, disco y red permiten analizar el rendimiento global del entorno de ejecución y detectar posibles ineficiencias o sobreasignaciones de capacidad. Por ejemplo, una correlación entre alto consumo de CPU y tiempos de ejecución prolongados puede indicar cuellos de botella o saturación de recursos. Asimismo, derisvadas como los segundos de CPU por reporte permiten estandarizar el análisis y comparar el rendimiento entre procesos de distinta complejidad.</w:t>
      </w:r>
    </w:p>
    <w:p w14:paraId="1AABE138" w14:textId="77777777" w:rsidR="00C30926" w:rsidRPr="00C30926" w:rsidRDefault="00C30926" w:rsidP="00C30926">
      <w:pPr>
        <w:jc w:val="both"/>
        <w:rPr>
          <w:rFonts w:ascii="Arial" w:hAnsi="Arial" w:cs="Arial"/>
          <w:sz w:val="20"/>
          <w:szCs w:val="20"/>
        </w:rPr>
      </w:pPr>
    </w:p>
    <w:p w14:paraId="4EEBD3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throughput o tasa de procesamiento mide la cantidad de reportes completados por unidad de tiempo, reflejando la capacidad productiva del sistema y su elasticidad frente a aumentos de demanda. De manera complementaria, la tasa de éxito y de fallos (success/failure rate) indica la estabilidad de la operación, permitiendo cuantificar el porcentaje de reportes completados correctamente y aquellos que fallaron por errores de conexión, interrupciones o timeouts. Estas métricas operativas se integran en los tableros de monitoreo para evaluar el cumplimiento de los niveles de servicio (SLA) y detectar anomalías tempranas.</w:t>
      </w:r>
    </w:p>
    <w:p w14:paraId="48280FC5" w14:textId="77777777" w:rsidR="00C30926" w:rsidRPr="00C30926" w:rsidRDefault="00C30926" w:rsidP="00C30926">
      <w:pPr>
        <w:jc w:val="both"/>
        <w:rPr>
          <w:rFonts w:ascii="Arial" w:hAnsi="Arial" w:cs="Arial"/>
          <w:sz w:val="20"/>
          <w:szCs w:val="20"/>
        </w:rPr>
      </w:pPr>
    </w:p>
    <w:p w14:paraId="43F1E54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Por último, las métricas de sostenibilidad energética, como el consumo estimado de energía por reporte o el tiempo de inactividad (idle time) de las instancias, aportan una dimensión ambiental al sistema. Estas permiten cuantificar el impacto de las decisiones de aprovisionamiento y evaluar el grado de eficiencia energética alcanzado, alineando la gestión de recursos con los principios de sostenibilidad digital descritos en secciones anteriores.</w:t>
      </w:r>
    </w:p>
    <w:p w14:paraId="31F610DD" w14:textId="77777777" w:rsidR="00C30926" w:rsidRPr="00C30926" w:rsidRDefault="00C30926" w:rsidP="00C30926">
      <w:pPr>
        <w:jc w:val="both"/>
        <w:rPr>
          <w:rFonts w:ascii="Arial" w:hAnsi="Arial" w:cs="Arial"/>
          <w:sz w:val="20"/>
          <w:szCs w:val="20"/>
        </w:rPr>
      </w:pPr>
    </w:p>
    <w:p w14:paraId="47F1C4FA" w14:textId="77777777" w:rsidR="00C30926" w:rsidRPr="00C30926" w:rsidRDefault="00C30926" w:rsidP="00C30926">
      <w:pPr>
        <w:pStyle w:val="Ttulo2"/>
        <w:jc w:val="both"/>
        <w:rPr>
          <w:rFonts w:ascii="Arial" w:hAnsi="Arial" w:cs="Arial"/>
          <w:sz w:val="20"/>
          <w:szCs w:val="20"/>
        </w:rPr>
      </w:pPr>
      <w:bookmarkStart w:id="76" w:name="_Toc223280052"/>
      <w:r w:rsidRPr="00C30926">
        <w:rPr>
          <w:rFonts w:ascii="Arial" w:hAnsi="Arial" w:cs="Arial"/>
          <w:sz w:val="20"/>
          <w:szCs w:val="20"/>
        </w:rPr>
        <w:lastRenderedPageBreak/>
        <w:t>7.2 Métricas de desempeño del modelo predictivo</w:t>
      </w:r>
      <w:bookmarkEnd w:id="76"/>
    </w:p>
    <w:p w14:paraId="211E8AB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desempeño de los modelos de forecasting y de detección de anomalías se evalúa mediante métricas estadísticas y de aprendizaje automático que permiten cuantificar la exactitud, estabilidad y robustez de las predicciones. En los modelos de predicción de series temporales, las métricas más utilizadas son el error absoluto medio (MAE), la raíz del error cuadrático medio (RMSE) y el error porcentual medio absoluto (MAPE). Estas proporcionan una medida cuantitativa del desvío entre los valores predichos y observados, permitiendo comparar el rendimiento entre distintos enfoques o configuraciones.</w:t>
      </w:r>
    </w:p>
    <w:p w14:paraId="2BBCEE98" w14:textId="77777777" w:rsidR="00C30926" w:rsidRPr="00C30926" w:rsidRDefault="00C30926" w:rsidP="00C30926">
      <w:pPr>
        <w:jc w:val="both"/>
        <w:rPr>
          <w:rFonts w:ascii="Arial" w:hAnsi="Arial" w:cs="Arial"/>
          <w:sz w:val="20"/>
          <w:szCs w:val="20"/>
        </w:rPr>
      </w:pPr>
    </w:p>
    <w:p w14:paraId="0A19FBB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Cuando se utilizan predicciones probabilísticas, las métricas como el Pinball Loss y el coverage rate permiten evaluar la calibración de los intervalos de confianza generados por el modelo. Un coverage adecuado indica que las predicciones no solo son precisas, sino también confiables ante la incertidumbre inherente de los datos. Este tipo de métricas resulta especialmente útil en contextos de planificación de capacidad, donde los errores de predicción pueden tener implicaciones económicas directas.</w:t>
      </w:r>
    </w:p>
    <w:p w14:paraId="21DA3B54" w14:textId="77777777" w:rsidR="00C30926" w:rsidRPr="00C30926" w:rsidRDefault="00C30926" w:rsidP="00C30926">
      <w:pPr>
        <w:jc w:val="both"/>
        <w:rPr>
          <w:rFonts w:ascii="Arial" w:hAnsi="Arial" w:cs="Arial"/>
          <w:sz w:val="20"/>
          <w:szCs w:val="20"/>
        </w:rPr>
      </w:pPr>
    </w:p>
    <w:p w14:paraId="4C22C08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los modelos de detección de anomalías, el rendimiento se evalúa a partir de métricas de clasificación. La precisión (precision), la exhaustividad (recall) y la puntuación F1 (F1-score) miden la capacidad del sistema para identificar correctamente los casos anómalos minimizando los falsos positivos y negativos. Asimismo, la curva ROC (Receiver Operating Characteristic) y su área bajo la curva (AUC) ofrecen una evaluación global de la capacidad discriminatoria del modelo. Un AUC elevado indica que el sistema distingue eficazmente entre comportamientos normales y anómalos, condición indispensable para un monitoreo confiable en entornos productivos.</w:t>
      </w:r>
    </w:p>
    <w:p w14:paraId="6C420CE2" w14:textId="77777777" w:rsidR="00C30926" w:rsidRPr="00C30926" w:rsidRDefault="00C30926" w:rsidP="00C30926">
      <w:pPr>
        <w:jc w:val="both"/>
        <w:rPr>
          <w:rFonts w:ascii="Arial" w:hAnsi="Arial" w:cs="Arial"/>
          <w:sz w:val="20"/>
          <w:szCs w:val="20"/>
        </w:rPr>
      </w:pPr>
    </w:p>
    <w:p w14:paraId="3CF5194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marco de MLOps, resulta igualmente importante monitorear la estabilidad de los modelos a lo largo del tiempo. Las métricas de detección de drift, como el Kolmogorov-Smirnov Test (KS) o el Population Stability Index (PSI), permiten identificar cambios en la distribución de los datos que podrían afectar la validez del modelo. Cuando estas métricas superan un umbral establecido, el sistema activa automáticamente un proceso de reentrenamiento, asegurando que las predicciones se mantengan actualizadas y precisas ante nuevas condiciones operativas.</w:t>
      </w:r>
    </w:p>
    <w:p w14:paraId="21D6ED31" w14:textId="77777777" w:rsidR="00C30926" w:rsidRPr="00C30926" w:rsidRDefault="00C30926" w:rsidP="00C30926">
      <w:pPr>
        <w:jc w:val="both"/>
        <w:rPr>
          <w:rFonts w:ascii="Arial" w:hAnsi="Arial" w:cs="Arial"/>
          <w:sz w:val="20"/>
          <w:szCs w:val="20"/>
        </w:rPr>
      </w:pPr>
    </w:p>
    <w:p w14:paraId="4D564013" w14:textId="77777777" w:rsidR="00C30926" w:rsidRPr="00C30926" w:rsidRDefault="00C30926" w:rsidP="00C30926">
      <w:pPr>
        <w:pStyle w:val="Ttulo2"/>
        <w:jc w:val="both"/>
        <w:rPr>
          <w:rFonts w:ascii="Arial" w:hAnsi="Arial" w:cs="Arial"/>
          <w:sz w:val="20"/>
          <w:szCs w:val="20"/>
        </w:rPr>
      </w:pPr>
      <w:bookmarkStart w:id="77" w:name="_Toc223280053"/>
      <w:r w:rsidRPr="00C30926">
        <w:rPr>
          <w:rFonts w:ascii="Arial" w:hAnsi="Arial" w:cs="Arial"/>
          <w:sz w:val="20"/>
          <w:szCs w:val="20"/>
        </w:rPr>
        <w:t>7.3 Métricas de eficiencia y sostenibilidad operativa</w:t>
      </w:r>
      <w:bookmarkEnd w:id="77"/>
    </w:p>
    <w:p w14:paraId="00E4F97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Además de evaluar el rendimiento del modelo, el sistema requiere indicadores que reflejen el impacto operativo y económico de las decisiones tomadas. Entre estos se incluyen el costo por ejecución de reporte, que relaciona el tiempo de procesamiento con el costo unitario de la instancia virtual, y el índice de eficiencia de recursos (Resource Efficiency Index), que combina el uso efectivo de CPU, memoria y energía en una única métrica compuesta. Estos indicadores permiten cuantificar el retorno de las optimizaciones implementadas y justificar decisiones de escalamiento o consolidación de recursos.</w:t>
      </w:r>
    </w:p>
    <w:p w14:paraId="6B43E90E" w14:textId="77777777" w:rsidR="00C30926" w:rsidRPr="00C30926" w:rsidRDefault="00C30926" w:rsidP="00C30926">
      <w:pPr>
        <w:jc w:val="both"/>
        <w:rPr>
          <w:rFonts w:ascii="Arial" w:hAnsi="Arial" w:cs="Arial"/>
          <w:sz w:val="20"/>
          <w:szCs w:val="20"/>
        </w:rPr>
      </w:pPr>
    </w:p>
    <w:p w14:paraId="2750A43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tasa de cumplimiento de SLA (Service Level Agreement Compliance) mide la proporción de reportes generados dentro de los tiempos de respuesta comprometidos, mientras que el índice de sostenibilidad operativa evalúa la relación entre el consumo energético total y el número de reportes completados exitosamente. Juntas, estas métricas ofrecen una visión integral que combina desempeño técnico, eficiencia económica y responsabilidad ambiental.</w:t>
      </w:r>
    </w:p>
    <w:p w14:paraId="5BB8A72C" w14:textId="77777777" w:rsidR="00C30926" w:rsidRPr="00C30926" w:rsidRDefault="00C30926" w:rsidP="00C30926">
      <w:pPr>
        <w:jc w:val="both"/>
        <w:rPr>
          <w:rFonts w:ascii="Arial" w:hAnsi="Arial" w:cs="Arial"/>
          <w:sz w:val="20"/>
          <w:szCs w:val="20"/>
        </w:rPr>
      </w:pPr>
    </w:p>
    <w:p w14:paraId="55F230F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Finalmente, la integración de todas estas métricas dentro de un pipeline automatizado de MLOps permite establecer un ciclo de retroalimentación continua. Los resultados obtenidos se comparan con los valores históricos y con los umbrales definidos, lo que permite ajustar modelos, modificar parámetros de ejecución o redefinir políticas de aprovisionamiento. De esta forma, el sistema evoluciona dinámicamente en función de su propio desempeño, garantizando una mejora constante y una alineación sostenida entre la predicción, la eficiencia y la sostenibilidad.</w:t>
      </w:r>
    </w:p>
    <w:p w14:paraId="474DD989" w14:textId="77777777" w:rsidR="00C30926" w:rsidRPr="00C30926" w:rsidRDefault="00C30926" w:rsidP="00C30926">
      <w:pPr>
        <w:pStyle w:val="Ttulo1"/>
        <w:rPr>
          <w:rFonts w:ascii="Arial" w:hAnsi="Arial" w:cs="Arial"/>
          <w:sz w:val="20"/>
          <w:szCs w:val="20"/>
        </w:rPr>
      </w:pPr>
      <w:bookmarkStart w:id="78" w:name="_Toc223280054"/>
      <w:r w:rsidRPr="00C30926">
        <w:rPr>
          <w:rFonts w:ascii="Arial" w:hAnsi="Arial" w:cs="Arial"/>
          <w:sz w:val="20"/>
          <w:szCs w:val="20"/>
        </w:rPr>
        <w:lastRenderedPageBreak/>
        <w:t>8. Reducción de costos mediante técnicas de forecasting en entornos IaaS</w:t>
      </w:r>
      <w:bookmarkEnd w:id="78"/>
    </w:p>
    <w:p w14:paraId="109F3A22" w14:textId="77777777" w:rsidR="00C30926" w:rsidRPr="0089499F" w:rsidRDefault="00C30926" w:rsidP="00C30926">
      <w:pPr>
        <w:jc w:val="both"/>
        <w:rPr>
          <w:rFonts w:ascii="Arial" w:hAnsi="Arial" w:cs="Arial"/>
          <w:b/>
          <w:bCs/>
          <w:sz w:val="20"/>
          <w:szCs w:val="20"/>
        </w:rPr>
      </w:pPr>
    </w:p>
    <w:p w14:paraId="4785EA44"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La planificación proactiva del uso de recursos es uno de los factores más determinantes en la reducción de costos operativos dentro de entornos IaaS. La capacidad de anticipar la demanda de cómputo mediante técnicas de forecasting permite ajustar de manera dinámica la infraestructura, evitando tanto el sobreaprovisionamiento —que incrementa costos innecesarios— como el subaprovisionamiento, que genera degradación del servicio e incumplimiento de niveles de servicio (SLA).</w:t>
      </w:r>
    </w:p>
    <w:p w14:paraId="77790A37" w14:textId="77777777" w:rsidR="00C30926" w:rsidRPr="0089499F" w:rsidRDefault="00C30926" w:rsidP="00C30926">
      <w:pPr>
        <w:jc w:val="both"/>
        <w:rPr>
          <w:rFonts w:ascii="Arial" w:hAnsi="Arial" w:cs="Arial"/>
          <w:sz w:val="20"/>
          <w:szCs w:val="20"/>
        </w:rPr>
      </w:pPr>
    </w:p>
    <w:p w14:paraId="7989E62D"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Diversos estudios han demostrado que incluso técnicas de predicción relativamente simples pueden generar reducciones de costos significativas en sistemas donde la demanda presenta variabilidad temporal. En un análisis clásico, Syntetos y Boylan (2006) exponen que el uso de métodos de pronóstico en cadenas de suministro permite disminuir los costos derivados de inventarios y roturas de stock, evidenciando que la previsión, aun en su forma más básica, introduce mejoras sustanciales en la eficiencia operativa. Aunque este estudio se centra en logística, su principio fundamental —la reducción de costos a partir de decisiones anticipadas basadas en datos— es directamente aplicable a la gestión de cargas de trabajo en máquinas virtuales de Azure.</w:t>
      </w:r>
    </w:p>
    <w:p w14:paraId="3A50327A" w14:textId="77777777" w:rsidR="00C30926" w:rsidRPr="0089499F" w:rsidRDefault="00C30926" w:rsidP="00C30926">
      <w:pPr>
        <w:jc w:val="both"/>
        <w:rPr>
          <w:rFonts w:ascii="Arial" w:hAnsi="Arial" w:cs="Arial"/>
          <w:sz w:val="20"/>
          <w:szCs w:val="20"/>
        </w:rPr>
      </w:pPr>
    </w:p>
    <w:p w14:paraId="31AD3BFA" w14:textId="3661809C"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Adicionalmente, </w:t>
      </w:r>
      <w:sdt>
        <w:sdtPr>
          <w:rPr>
            <w:rFonts w:ascii="Arial" w:hAnsi="Arial" w:cs="Arial"/>
            <w:color w:val="000000"/>
            <w:sz w:val="20"/>
            <w:szCs w:val="20"/>
          </w:rPr>
          <w:tag w:val="MENDELEY_CITATION_v3_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"/>
          <w:id w:val="-1232083049"/>
          <w:placeholder>
            <w:docPart w:val="BB7381B7657D46A58C842783948644C7"/>
          </w:placeholder>
        </w:sdtPr>
        <w:sdtContent>
          <w:r w:rsidR="0022413D" w:rsidRPr="0022413D">
            <w:rPr>
              <w:rFonts w:ascii="Arial" w:hAnsi="Arial" w:cs="Arial"/>
              <w:color w:val="000000"/>
              <w:sz w:val="20"/>
              <w:szCs w:val="20"/>
            </w:rPr>
            <w:t>(Zhuang et al., 2022)</w:t>
          </w:r>
        </w:sdtContent>
      </w:sdt>
      <w:r w:rsidRPr="0089499F">
        <w:rPr>
          <w:rFonts w:ascii="Arial" w:hAnsi="Arial" w:cs="Arial"/>
          <w:sz w:val="20"/>
          <w:szCs w:val="20"/>
        </w:rPr>
        <w:t xml:space="preserve"> demuestra que los métodos combinados de forecasting para demanda intermitente superan ampliamente a los métodos tradicionales al gestionar escenarios donde la actividad es irregular pero crítica, como ocurre con algunos tipos de reportes corporativos. Este hallazgo es particularmente relevante para sistemas de reportes in-house, en los cuales ciertos procesos se ejecutan solo en fechas específicas, como cierres contables o cortes operativos. Las predicciones combinadas permiten ajustar la capacidad solo cuando es necesario, reduciendo el costo total de operación sin comprometer la disponibilidad</w:t>
      </w:r>
    </w:p>
    <w:p w14:paraId="5DE2AE80"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w:t>
      </w:r>
    </w:p>
    <w:p w14:paraId="5C4D45AE"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En entornos IaaS, el forecasting permite:</w:t>
      </w:r>
    </w:p>
    <w:p w14:paraId="1B77149B" w14:textId="77777777" w:rsidR="00C30926" w:rsidRPr="00C30926" w:rsidRDefault="00C30926">
      <w:pPr>
        <w:pStyle w:val="Prrafodelista"/>
        <w:numPr>
          <w:ilvl w:val="0"/>
          <w:numId w:val="9"/>
        </w:numPr>
        <w:rPr>
          <w:rFonts w:ascii="Arial" w:hAnsi="Arial" w:cs="Arial"/>
          <w:sz w:val="20"/>
          <w:szCs w:val="20"/>
        </w:rPr>
      </w:pPr>
      <w:r w:rsidRPr="00C30926">
        <w:rPr>
          <w:rFonts w:ascii="Arial" w:hAnsi="Arial" w:cs="Arial"/>
          <w:sz w:val="20"/>
          <w:szCs w:val="20"/>
        </w:rPr>
        <w:t>Anticipar el número de instancias necesarias durante ventanas de alta demanda.</w:t>
      </w:r>
    </w:p>
    <w:p w14:paraId="425E4378" w14:textId="77777777" w:rsidR="00C30926" w:rsidRPr="00C30926" w:rsidRDefault="00C30926">
      <w:pPr>
        <w:pStyle w:val="Prrafodelista"/>
        <w:numPr>
          <w:ilvl w:val="0"/>
          <w:numId w:val="9"/>
        </w:numPr>
        <w:rPr>
          <w:rFonts w:ascii="Arial" w:hAnsi="Arial" w:cs="Arial"/>
          <w:sz w:val="20"/>
          <w:szCs w:val="20"/>
        </w:rPr>
      </w:pPr>
      <w:r w:rsidRPr="00C30926">
        <w:rPr>
          <w:rFonts w:ascii="Arial" w:hAnsi="Arial" w:cs="Arial"/>
          <w:sz w:val="20"/>
          <w:szCs w:val="20"/>
        </w:rPr>
        <w:t>Apagar o reducir la capacidad en periodos de baja actividad.</w:t>
      </w:r>
    </w:p>
    <w:p w14:paraId="354F1F2C" w14:textId="77777777" w:rsidR="00C30926" w:rsidRPr="00C30926" w:rsidRDefault="00C30926">
      <w:pPr>
        <w:pStyle w:val="Prrafodelista"/>
        <w:numPr>
          <w:ilvl w:val="0"/>
          <w:numId w:val="9"/>
        </w:numPr>
        <w:rPr>
          <w:rFonts w:ascii="Arial" w:hAnsi="Arial" w:cs="Arial"/>
          <w:sz w:val="20"/>
          <w:szCs w:val="20"/>
        </w:rPr>
      </w:pPr>
      <w:r w:rsidRPr="00C30926">
        <w:rPr>
          <w:rFonts w:ascii="Arial" w:hAnsi="Arial" w:cs="Arial"/>
          <w:sz w:val="20"/>
          <w:szCs w:val="20"/>
        </w:rPr>
        <w:t>Ajustar tamaños de máquinas (vCPU, RAM) según la complejidad esperada de los reportes.</w:t>
      </w:r>
    </w:p>
    <w:p w14:paraId="376BA6E3" w14:textId="77777777" w:rsidR="00C30926" w:rsidRPr="00C30926" w:rsidRDefault="00C30926">
      <w:pPr>
        <w:pStyle w:val="Prrafodelista"/>
        <w:numPr>
          <w:ilvl w:val="0"/>
          <w:numId w:val="9"/>
        </w:numPr>
        <w:rPr>
          <w:rFonts w:ascii="Arial" w:hAnsi="Arial" w:cs="Arial"/>
          <w:sz w:val="20"/>
          <w:szCs w:val="20"/>
        </w:rPr>
      </w:pPr>
      <w:r w:rsidRPr="00C30926">
        <w:rPr>
          <w:rFonts w:ascii="Arial" w:hAnsi="Arial" w:cs="Arial"/>
          <w:sz w:val="20"/>
          <w:szCs w:val="20"/>
        </w:rPr>
        <w:t>Estimar el costo futuro para evaluar decisiones presupuestales.</w:t>
      </w:r>
    </w:p>
    <w:p w14:paraId="37EE2C61" w14:textId="77777777" w:rsidR="00C30926" w:rsidRPr="00C30926" w:rsidRDefault="00C30926" w:rsidP="00C30926">
      <w:pPr>
        <w:rPr>
          <w:rFonts w:ascii="Arial" w:hAnsi="Arial" w:cs="Arial"/>
          <w:sz w:val="20"/>
          <w:szCs w:val="20"/>
        </w:rPr>
      </w:pPr>
    </w:p>
    <w:p w14:paraId="47295DE1"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Este enfoque permite transitar de una asignación reactiva, basada en monitoreo posterior al consumo, hacia una asignación predictiva, basada en la demanda futura estimada. De esta forma, se reduce drásticamente el tiempo en que las instancias permanecen sobredimensionadas o subutilizadas.</w:t>
      </w:r>
    </w:p>
    <w:p w14:paraId="19035602" w14:textId="77777777" w:rsidR="00C30926" w:rsidRPr="0089499F" w:rsidRDefault="00C30926" w:rsidP="00C30926">
      <w:pPr>
        <w:jc w:val="both"/>
        <w:rPr>
          <w:rFonts w:ascii="Arial" w:hAnsi="Arial" w:cs="Arial"/>
          <w:sz w:val="20"/>
          <w:szCs w:val="20"/>
        </w:rPr>
      </w:pPr>
    </w:p>
    <w:p w14:paraId="30075954" w14:textId="65652644"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La incorporación de estas técnicas dentro de un pipeline MLOps aumenta todavía más el impacto económico. Tal como establece </w:t>
      </w:r>
      <w:sdt>
        <w:sdtPr>
          <w:rPr>
            <w:rFonts w:ascii="Arial" w:hAnsi="Arial" w:cs="Arial"/>
            <w:color w:val="000000"/>
            <w:sz w:val="20"/>
            <w:szCs w:val="20"/>
          </w:rPr>
          <w:tag w:val="MENDELEY_CITATION_v3_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"/>
          <w:id w:val="-1345629373"/>
          <w:placeholder>
            <w:docPart w:val="BB7381B7657D46A58C842783948644C7"/>
          </w:placeholder>
        </w:sdtPr>
        <w:sdtContent>
          <w:r w:rsidR="0022413D" w:rsidRPr="0022413D">
            <w:rPr>
              <w:rFonts w:ascii="Arial" w:hAnsi="Arial" w:cs="Arial"/>
              <w:color w:val="000000"/>
              <w:sz w:val="20"/>
              <w:szCs w:val="20"/>
            </w:rPr>
            <w:t>(Kreuzberger et al., 2023)</w:t>
          </w:r>
        </w:sdtContent>
      </w:sdt>
      <w:r w:rsidRPr="0089499F">
        <w:rPr>
          <w:rFonts w:ascii="Arial" w:hAnsi="Arial" w:cs="Arial"/>
          <w:sz w:val="20"/>
          <w:szCs w:val="20"/>
        </w:rPr>
        <w:t>, MLOps facilita la automatización del reentrenamiento, la actualización de modelos y el monitoreo continuo, lo que permite integrar mecanismos que ajustan automáticamente la infraestructura ante cambios en los patrones de demanda o indicios de drift. Este enfoque continuo garantiza que las predicciones se mantengan confiables a lo largo del tiempo y que los recursos asignados correspondan al comportamiento real del sistema.</w:t>
      </w:r>
    </w:p>
    <w:p w14:paraId="24FAB3C0" w14:textId="77777777" w:rsidR="00C30926" w:rsidRPr="0089499F" w:rsidRDefault="00C30926" w:rsidP="00C30926">
      <w:pPr>
        <w:jc w:val="both"/>
        <w:rPr>
          <w:rFonts w:ascii="Arial" w:hAnsi="Arial" w:cs="Arial"/>
          <w:sz w:val="20"/>
          <w:szCs w:val="20"/>
        </w:rPr>
      </w:pPr>
    </w:p>
    <w:p w14:paraId="40CE841F"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Desde una perspectiva operativa, la reducción de costos mediante forecasting puede cuantificarse mediante métricas como:</w:t>
      </w:r>
    </w:p>
    <w:p w14:paraId="4DAF7C04" w14:textId="77777777" w:rsidR="00C30926" w:rsidRPr="00C30926" w:rsidRDefault="00C30926">
      <w:pPr>
        <w:pStyle w:val="Prrafodelista"/>
        <w:numPr>
          <w:ilvl w:val="0"/>
          <w:numId w:val="8"/>
        </w:numPr>
        <w:rPr>
          <w:rFonts w:ascii="Arial" w:hAnsi="Arial" w:cs="Arial"/>
          <w:sz w:val="20"/>
          <w:szCs w:val="20"/>
        </w:rPr>
      </w:pPr>
      <w:r w:rsidRPr="00C30926">
        <w:rPr>
          <w:rFonts w:ascii="Arial" w:hAnsi="Arial" w:cs="Arial"/>
          <w:sz w:val="20"/>
          <w:szCs w:val="20"/>
        </w:rPr>
        <w:t>Costo por hora de instancia vs. costo óptimo pronosticado</w:t>
      </w:r>
    </w:p>
    <w:p w14:paraId="60358EBA" w14:textId="77777777" w:rsidR="00C30926" w:rsidRPr="00C30926" w:rsidRDefault="00C30926">
      <w:pPr>
        <w:pStyle w:val="Prrafodelista"/>
        <w:numPr>
          <w:ilvl w:val="0"/>
          <w:numId w:val="8"/>
        </w:numPr>
        <w:rPr>
          <w:rFonts w:ascii="Arial" w:hAnsi="Arial" w:cs="Arial"/>
          <w:sz w:val="20"/>
          <w:szCs w:val="20"/>
          <w:lang w:val="en-US"/>
        </w:rPr>
      </w:pPr>
      <w:r w:rsidRPr="00C30926">
        <w:rPr>
          <w:rFonts w:ascii="Arial" w:hAnsi="Arial" w:cs="Arial"/>
          <w:sz w:val="20"/>
          <w:szCs w:val="20"/>
          <w:lang w:val="en-US"/>
        </w:rPr>
        <w:t>Porcentaje de tiempo en sobreaprovisionamiento</w:t>
      </w:r>
    </w:p>
    <w:p w14:paraId="01B15748" w14:textId="77777777" w:rsidR="00C30926" w:rsidRPr="00C30926" w:rsidRDefault="00C30926">
      <w:pPr>
        <w:pStyle w:val="Prrafodelista"/>
        <w:numPr>
          <w:ilvl w:val="0"/>
          <w:numId w:val="8"/>
        </w:numPr>
        <w:rPr>
          <w:rFonts w:ascii="Arial" w:hAnsi="Arial" w:cs="Arial"/>
          <w:sz w:val="20"/>
          <w:szCs w:val="20"/>
          <w:lang w:val="en-US"/>
        </w:rPr>
      </w:pPr>
      <w:r w:rsidRPr="00C30926">
        <w:rPr>
          <w:rFonts w:ascii="Arial" w:hAnsi="Arial" w:cs="Arial"/>
          <w:sz w:val="20"/>
          <w:szCs w:val="20"/>
          <w:lang w:val="en-US"/>
        </w:rPr>
        <w:t>Porcentaje de tiempo en subaprovisionamiento</w:t>
      </w:r>
    </w:p>
    <w:p w14:paraId="0B6E133E" w14:textId="77777777" w:rsidR="00C30926" w:rsidRPr="00C30926" w:rsidRDefault="00C30926">
      <w:pPr>
        <w:pStyle w:val="Prrafodelista"/>
        <w:numPr>
          <w:ilvl w:val="0"/>
          <w:numId w:val="8"/>
        </w:numPr>
        <w:rPr>
          <w:rFonts w:ascii="Arial" w:hAnsi="Arial" w:cs="Arial"/>
          <w:sz w:val="20"/>
          <w:szCs w:val="20"/>
          <w:lang w:val="en-US"/>
        </w:rPr>
      </w:pPr>
      <w:r w:rsidRPr="00C30926">
        <w:rPr>
          <w:rFonts w:ascii="Arial" w:hAnsi="Arial" w:cs="Arial"/>
          <w:sz w:val="20"/>
          <w:szCs w:val="20"/>
          <w:lang w:val="en-US"/>
        </w:rPr>
        <w:t>Eficiencia energética estimada</w:t>
      </w:r>
    </w:p>
    <w:p w14:paraId="18E4D9D7" w14:textId="77777777" w:rsidR="00C30926" w:rsidRPr="00C30926" w:rsidRDefault="00C30926">
      <w:pPr>
        <w:pStyle w:val="Prrafodelista"/>
        <w:numPr>
          <w:ilvl w:val="0"/>
          <w:numId w:val="8"/>
        </w:numPr>
        <w:rPr>
          <w:rFonts w:ascii="Arial" w:hAnsi="Arial" w:cs="Arial"/>
          <w:sz w:val="20"/>
          <w:szCs w:val="20"/>
        </w:rPr>
      </w:pPr>
      <w:r w:rsidRPr="00C30926">
        <w:rPr>
          <w:rFonts w:ascii="Arial" w:hAnsi="Arial" w:cs="Arial"/>
          <w:sz w:val="20"/>
          <w:szCs w:val="20"/>
        </w:rPr>
        <w:t>Ahorro exacto derivado de apagado/escala basado en predicción</w:t>
      </w:r>
    </w:p>
    <w:p w14:paraId="1E85CCF0" w14:textId="77777777" w:rsidR="00C30926" w:rsidRPr="0089499F" w:rsidRDefault="00C30926" w:rsidP="00C30926">
      <w:pPr>
        <w:ind w:left="720"/>
        <w:jc w:val="both"/>
        <w:rPr>
          <w:rFonts w:ascii="Arial" w:hAnsi="Arial" w:cs="Arial"/>
          <w:sz w:val="20"/>
          <w:szCs w:val="20"/>
        </w:rPr>
      </w:pPr>
    </w:p>
    <w:p w14:paraId="0E13D47E"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lastRenderedPageBreak/>
        <w:t>En entornos donde el costo por VM es lineal respecto al tiempo de ejecución, incluso reducciones pequeñas de 10–15% en tiempo de encendido representan ahorros económicos relevantes. En implementaciones empresariales documentadas, los modelos predictivos combinados permiten reducciones mayores al 25% en costos de infraestructura mediante la eliminación de capacidad ociosa y la consolidación inteligente de cargas.</w:t>
      </w:r>
    </w:p>
    <w:p w14:paraId="29CB9192" w14:textId="77777777" w:rsidR="00C30926" w:rsidRPr="0089499F" w:rsidRDefault="00C30926" w:rsidP="00C30926">
      <w:pPr>
        <w:jc w:val="both"/>
        <w:rPr>
          <w:rFonts w:ascii="Arial" w:hAnsi="Arial" w:cs="Arial"/>
          <w:sz w:val="20"/>
          <w:szCs w:val="20"/>
        </w:rPr>
      </w:pPr>
    </w:p>
    <w:p w14:paraId="019C5B2F"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En síntesis, el uso de forecasting no solo optimiza la operatividad del sistema de reportes, sino que constituye una herramienta estratégica para reducir costos de infraestructura, mejorar la eficiencia energética y aumentar la sostenibilidad operativa del sistema. El uso de modelos combinados, integrados dentro de una arquitectura MLOps, potencia esta optimización, garantizando un ciclo continuo de mejora que se adapta a los cambios de comportamiento del sistema y de la organización.</w:t>
      </w:r>
    </w:p>
    <w:p w14:paraId="6662BA54" w14:textId="77777777" w:rsidR="00C30926" w:rsidRPr="00C30926" w:rsidRDefault="00C30926" w:rsidP="00C30926">
      <w:pPr>
        <w:jc w:val="both"/>
        <w:rPr>
          <w:rFonts w:ascii="Arial" w:hAnsi="Arial" w:cs="Arial"/>
          <w:sz w:val="20"/>
          <w:szCs w:val="20"/>
        </w:rPr>
      </w:pPr>
    </w:p>
    <w:p w14:paraId="74931D11" w14:textId="77777777" w:rsidR="00C30926" w:rsidRPr="00C30926" w:rsidRDefault="00C30926" w:rsidP="00C30926">
      <w:pPr>
        <w:pStyle w:val="Ttulo2"/>
        <w:jc w:val="both"/>
        <w:rPr>
          <w:rFonts w:ascii="Arial" w:hAnsi="Arial" w:cs="Arial"/>
          <w:sz w:val="20"/>
          <w:szCs w:val="20"/>
        </w:rPr>
      </w:pPr>
      <w:bookmarkStart w:id="79" w:name="_Toc223280055"/>
      <w:r w:rsidRPr="00C30926">
        <w:rPr>
          <w:rFonts w:ascii="Arial" w:hAnsi="Arial" w:cs="Arial"/>
          <w:sz w:val="20"/>
          <w:szCs w:val="20"/>
        </w:rPr>
        <w:t>9. Propuesta de investigación</w:t>
      </w:r>
      <w:bookmarkEnd w:id="79"/>
    </w:p>
    <w:p w14:paraId="4ACEFC2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Con base en los conceptos expuestos, se plantea un marco metodológico que integra técnicas de predicción, detección de anomalías y prácticas de MLOps, con el fin de optimizar la gestión de reporte. Este enfoque busca no solo mejorar la eficiencia operativa, sino también garantizar la escalabilidad y la confiabilidad de los sistemas de información.</w:t>
      </w:r>
    </w:p>
    <w:p w14:paraId="01AB47A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modelo predictivo tiene la función de anticipar la demanda de reportes y asignar los recursos computacionales de manera proactiva. De esta forma, es posible ajustar dinámicamente la infraestructura en la nube antes de que ocurran picos de demanda, evitando cuellos de botella y reduciendo tiempos de espera.</w:t>
      </w:r>
    </w:p>
    <w:p w14:paraId="22E84DA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permite identificar desviaciones significativas en el comportamiento de los reportes. Por ejemplo, se puede detectar cuando un reporte tarda más tiempo del habitual en ejecutarse. Esto ofrece la ventaja de retroalimentar la planificación, ya que es posible diferenciar entre una variación aceptable y una anomalía crítica que requiere atención inmediata. Asimismo, estas técnicas facilitan determinar si el origen de la anomalía se debe a un cambio en el código fuente introducido en una iteración previa, a factores externos (como sobrecarga en el servidor) o a un uso inusual por parte de los usuarios.</w:t>
      </w:r>
    </w:p>
    <w:p w14:paraId="44F6ADF2" w14:textId="77777777" w:rsidR="00C30926" w:rsidRPr="00C30926" w:rsidRDefault="00C30926" w:rsidP="00C30926">
      <w:pPr>
        <w:jc w:val="both"/>
        <w:rPr>
          <w:rFonts w:ascii="Arial" w:hAnsi="Arial" w:cs="Arial"/>
          <w:sz w:val="20"/>
          <w:szCs w:val="20"/>
        </w:rPr>
      </w:pPr>
    </w:p>
    <w:p w14:paraId="467BFDF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integración bajo un esquema de MLOps con CI/CD asegura un ciclo de mejora continua. Mediante este enfoque, los modelos de predicción y detección de anomalías pueden entrenarse, validarse y reentrenarse de manera automatizada, garantizando que el sistema de reportes se mantenga actualizado, reproducible y confiable en el tiempo.</w:t>
      </w:r>
    </w:p>
    <w:p w14:paraId="1DCA0F5F" w14:textId="77777777" w:rsidR="00C30926" w:rsidRPr="00C30926" w:rsidRDefault="00C30926" w:rsidP="00C30926">
      <w:pPr>
        <w:jc w:val="both"/>
        <w:rPr>
          <w:rFonts w:ascii="Arial" w:hAnsi="Arial" w:cs="Arial"/>
          <w:sz w:val="20"/>
          <w:szCs w:val="20"/>
        </w:rPr>
      </w:pPr>
    </w:p>
    <w:p w14:paraId="6BBC7CE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Este marco metodológico no solo se enfoca en reducir costos operativos mediante la asignación eficiente de recursos en la nube, sino también en fortalecer la resiliencia de los sistemas de reportes. Una organización que implementa estas prácticas puede responder a la demanda de reportes sin interrupciones, adaptándose con rapidez a las condiciones cambiantes de uso.</w:t>
      </w:r>
    </w:p>
    <w:p w14:paraId="3910E8D6" w14:textId="77777777" w:rsidR="00C30926" w:rsidRPr="00C30926" w:rsidRDefault="00C30926" w:rsidP="00C30926">
      <w:pPr>
        <w:jc w:val="both"/>
        <w:rPr>
          <w:rFonts w:ascii="Arial" w:hAnsi="Arial" w:cs="Arial"/>
          <w:sz w:val="20"/>
          <w:szCs w:val="20"/>
        </w:rPr>
      </w:pPr>
    </w:p>
    <w:p w14:paraId="58C12CB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Adicionalmente, la detección de anomalías y el análisis predictivo permiten establecer prioridades de mantenimiento. De esta forma, cuando se dispone de tiempo limitado para optimizaciones (por ejemplo, un periodo de diez días), es posible enfocar los esfuerzos en los reportes más utilizados y críticos para la operación. Esto evita destinar recursos a la mejora de reportes secundarios que, aunque podrían optimizarse, no representan un valor significativo para los usuarios finales.</w:t>
      </w:r>
    </w:p>
    <w:p w14:paraId="05DC38B4" w14:textId="77777777" w:rsidR="00C30926" w:rsidRPr="00C30926" w:rsidRDefault="00C30926" w:rsidP="00C30926">
      <w:pPr>
        <w:pStyle w:val="Ttulo1"/>
        <w:jc w:val="both"/>
        <w:rPr>
          <w:rFonts w:ascii="Arial" w:hAnsi="Arial" w:cs="Arial"/>
          <w:sz w:val="20"/>
          <w:szCs w:val="20"/>
        </w:rPr>
      </w:pPr>
      <w:bookmarkStart w:id="80" w:name="_Toc223280056"/>
      <w:r w:rsidRPr="00C30926">
        <w:rPr>
          <w:rFonts w:ascii="Arial" w:hAnsi="Arial" w:cs="Arial"/>
          <w:sz w:val="20"/>
          <w:szCs w:val="20"/>
        </w:rPr>
        <w:t>10. Gobernanza de datos y ética en sistemas automatizados</w:t>
      </w:r>
      <w:bookmarkEnd w:id="80"/>
    </w:p>
    <w:p w14:paraId="6C77FFE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los sistemas inteligentes aplicados a la gestión de recursos y reportes en la nube, la gobernanza de datos y la ética tecnológica constituyen pilares fundamentales para garantizar la confiabilidad, transparencia y sostenibilidad de las decisiones automatizadas. A medida que los modelos predictivos adquieren un papel más relevante en la planificación operativa y en la asignación de recursos, surge la necesidad de establecer marcos que regulen el uso responsable de los datos y aseguren la trazabilidad de los procesos que intervienen en su análisis.</w:t>
      </w:r>
    </w:p>
    <w:p w14:paraId="52A1D2DB" w14:textId="77777777" w:rsidR="00C30926" w:rsidRPr="00C30926" w:rsidRDefault="00C30926" w:rsidP="00C30926">
      <w:pPr>
        <w:jc w:val="both"/>
        <w:rPr>
          <w:rFonts w:ascii="Arial" w:hAnsi="Arial" w:cs="Arial"/>
          <w:sz w:val="20"/>
          <w:szCs w:val="20"/>
        </w:rPr>
      </w:pPr>
    </w:p>
    <w:p w14:paraId="2522F86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La gobernanza de datos se entiende como el conjunto de políticas, procesos y responsabilidades que definen cómo se gestionan los datos dentro de una organización. En el caso de un sistema predictivo como el propuesto en esta investigación, la gobernanza abarca desde la recolección de datos operativos (telemetría de CPU, memoria o duración de reportes) hasta su procesamiento y almacenamiento para el entrenamiento de modelos. Una adecuada gobernanza garantiza la integridad, disponibilidad y consistencia de los datos, aspectos críticos para la validez de los resultados. Si los datos son incompletos, inconsistentes o presentan sesgos estructurales, los modelos de predicción y detección de anomalías pueden producir estimaciones erróneas que conduzcan a decisiones ineficientes o injustificadas.</w:t>
      </w:r>
    </w:p>
    <w:p w14:paraId="49A0168E" w14:textId="77777777" w:rsidR="00C30926" w:rsidRPr="00C30926" w:rsidRDefault="00C30926" w:rsidP="00C30926">
      <w:pPr>
        <w:jc w:val="both"/>
        <w:rPr>
          <w:rFonts w:ascii="Arial" w:hAnsi="Arial" w:cs="Arial"/>
          <w:sz w:val="20"/>
          <w:szCs w:val="20"/>
        </w:rPr>
      </w:pPr>
    </w:p>
    <w:p w14:paraId="1D8E139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calidad de los datos es uno de los ejes centrales dentro de la gobernanza. En sistemas de forecasting y detección de anomalías, la presencia de ruido, valores atípicos o errores de registro puede alterar el comportamiento del modelo y degradar su desempeño. Por ello, los mecanismos de limpieza, normalización y validación de datos deben integrarse como componentes del pipeline automatizado. La literatura reciente enfatiza que la calidad de los datos es tan determinante como la elección del algoritmo, ya que un modelo sofisticado entrenado con datos deficientes genera predicciones carentes de fiabilidad. En entornos productivos, esta problemática se traduce en decisiones incorrectas sobre la asignación de recursos, costos innecesarios o incumplimientos de niveles de servicio.</w:t>
      </w:r>
    </w:p>
    <w:p w14:paraId="6E923EB3" w14:textId="77777777" w:rsidR="00C30926" w:rsidRPr="00C30926" w:rsidRDefault="00C30926" w:rsidP="00C30926">
      <w:pPr>
        <w:jc w:val="both"/>
        <w:rPr>
          <w:rFonts w:ascii="Arial" w:hAnsi="Arial" w:cs="Arial"/>
          <w:sz w:val="20"/>
          <w:szCs w:val="20"/>
        </w:rPr>
      </w:pPr>
    </w:p>
    <w:p w14:paraId="7B7C57B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Otro aspecto relevante dentro de la gobernanza de datos es la mitigación de sesgos algorítmicos. Los modelos de aprendizaje automático pueden reproducir o amplificar sesgos presentes en los datos históricos, afectando la equidad y la validez de los resultados. En el contexto de esta investigación, un sesgo podría manifestarse si determinados tipos de reportes o áreas de negocio reciben sistemáticamente más recursos o prioridad debido a un patrón aprendido en los datos de entrenamiento. Para evitar este tipo de situaciones, es necesario establecer procedimientos de auditoría periódica del modelo, análisis de equidad en las predicciones y validaciones cruzadas con datos actualizados. La ética en el diseño de sistemas automatizados implica, en este sentido, no solo alcanzar altos niveles de precisión, sino también asegurar que las decisiones generadas sean justas y transparentes.</w:t>
      </w:r>
    </w:p>
    <w:p w14:paraId="6C3E80C4" w14:textId="77777777" w:rsidR="00C30926" w:rsidRPr="00C30926" w:rsidRDefault="00C30926" w:rsidP="00C30926">
      <w:pPr>
        <w:jc w:val="both"/>
        <w:rPr>
          <w:rFonts w:ascii="Arial" w:hAnsi="Arial" w:cs="Arial"/>
          <w:sz w:val="20"/>
          <w:szCs w:val="20"/>
        </w:rPr>
      </w:pPr>
    </w:p>
    <w:p w14:paraId="34DEC55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políticas de privacidad y seguridad de la información complementan la dimensión ética del sistema. En entornos corporativos o gubernamentales, los datos utilizados para la generación de reportes y el entrenamiento de modelos pueden contener información sensible. Por ello, deben aplicarse principios de protección de datos alineados con normativas internacionales como el Reglamento General de Protección de Datos (GDPR) o los estándares ISO 27001 de gestión de la seguridad de la información. Estas normativas establecen lineamientos sobre almacenamiento seguro, control de acceso, anonimización y trazabilidad de datos, aspectos que resultan fundamentales para mantener la confianza institucional y la responsabilidad tecnológica.</w:t>
      </w:r>
    </w:p>
    <w:p w14:paraId="61451788" w14:textId="77777777" w:rsidR="00C30926" w:rsidRPr="00C30926" w:rsidRDefault="00C30926" w:rsidP="00C30926">
      <w:pPr>
        <w:jc w:val="both"/>
        <w:rPr>
          <w:rFonts w:ascii="Arial" w:hAnsi="Arial" w:cs="Arial"/>
          <w:sz w:val="20"/>
          <w:szCs w:val="20"/>
        </w:rPr>
      </w:pPr>
    </w:p>
    <w:p w14:paraId="1E7587B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explicabilidad de los modelos (XAI), abordada en secciones previas, se convierte en una herramienta indispensable para fortalecer la gobernanza y la ética de los sistemas automatizados. Un modelo explicable permite comprender por qué se generan determinadas predicciones, qué variables influyen más en los resultados y cómo se pueden corregir posibles desviaciones. En el contexto de un flujo MLOps, la explicabilidad actúa como un componente de auditoría interna que facilita la revisión de decisiones automatizadas y la comunicación transparente entre los equipos técnicos y los responsables de negocio. De esta forma, la gobernanza de datos se traduce en un sistema trazable, donde cada predicción puede ser analizada retrospectivamente y vinculada con la versión del modelo y los datos que la originaron.</w:t>
      </w:r>
    </w:p>
    <w:p w14:paraId="1DE3A908" w14:textId="77777777" w:rsidR="00C30926" w:rsidRPr="00C30926" w:rsidRDefault="00C30926" w:rsidP="00C30926">
      <w:pPr>
        <w:jc w:val="both"/>
        <w:rPr>
          <w:rFonts w:ascii="Arial" w:hAnsi="Arial" w:cs="Arial"/>
          <w:sz w:val="20"/>
          <w:szCs w:val="20"/>
        </w:rPr>
      </w:pPr>
    </w:p>
    <w:p w14:paraId="41D86AE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transparencia en los pipelines automatizados constituye otro principio esencial. En los entornos corporativos modernos, los modelos de aprendizaje automático no deben operar como “cajas negras”, sino como sistemas auditablemente controlados. La trazabilidad de los datos, la documentación de los experimentos y el versionamiento de modelos aseguran que cualquier resultado pueda reproducirse y verificarse en el tiempo. Este principio de transparencia no solo </w:t>
      </w:r>
      <w:r w:rsidRPr="00C30926">
        <w:rPr>
          <w:rFonts w:ascii="Arial" w:hAnsi="Arial" w:cs="Arial"/>
          <w:sz w:val="20"/>
          <w:szCs w:val="20"/>
        </w:rPr>
        <w:lastRenderedPageBreak/>
        <w:t>mejora la confianza de los usuarios y las partes interesadas, sino que también facilita la detección temprana de errores y la mejora continua del sistema.</w:t>
      </w:r>
    </w:p>
    <w:p w14:paraId="268AE9D4" w14:textId="77777777" w:rsidR="00C30926" w:rsidRPr="00C30926" w:rsidRDefault="00C30926" w:rsidP="00C30926">
      <w:pPr>
        <w:jc w:val="both"/>
        <w:rPr>
          <w:rFonts w:ascii="Arial" w:hAnsi="Arial" w:cs="Arial"/>
          <w:sz w:val="20"/>
          <w:szCs w:val="20"/>
        </w:rPr>
      </w:pPr>
    </w:p>
    <w:p w14:paraId="3A393AC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Por último, la gobernanza de datos y la ética en sistemas automatizados deben entenderse como procesos dinámicos y evolutivos. A medida que los entornos tecnológicos cambian y los volúmenes de información aumentan, es necesario revisar periódicamente las políticas de datos, los mecanismos de control y los criterios de evaluación de los modelos. En este sentido, el enfoque MLOps proporciona una base idónea para integrar estos principios dentro del ciclo de vida del modelo, combinando automatización técnica con supervisión ética y gobernanza institucional. Este equilibrio entre tecnología y responsabilidad es el que asegura que la inteligencia artificial aplicada a la optimización de reportes no solo sea eficiente y rentable, sino también confiable, justa y sostenible.</w:t>
      </w:r>
    </w:p>
    <w:p w14:paraId="6268F35A" w14:textId="21064EDF" w:rsidR="007D0042" w:rsidRPr="005E1683" w:rsidRDefault="007D0042" w:rsidP="00C30926">
      <w:pPr>
        <w:pStyle w:val="Ttulo1"/>
        <w:jc w:val="both"/>
        <w:rPr>
          <w:rFonts w:ascii="Arial" w:hAnsi="Arial" w:cs="Arial"/>
          <w:sz w:val="20"/>
          <w:szCs w:val="20"/>
        </w:rPr>
      </w:pPr>
      <w:bookmarkStart w:id="81" w:name="_Toc223280057"/>
      <w:r w:rsidRPr="005E1683">
        <w:rPr>
          <w:rFonts w:ascii="Arial" w:hAnsi="Arial" w:cs="Arial"/>
          <w:sz w:val="20"/>
          <w:szCs w:val="20"/>
        </w:rPr>
        <w:t>Antecedentes de proyectos semejantes</w:t>
      </w:r>
      <w:bookmarkEnd w:id="81"/>
      <w:r w:rsidRPr="005E1683">
        <w:rPr>
          <w:rFonts w:ascii="Arial" w:hAnsi="Arial" w:cs="Arial"/>
          <w:sz w:val="20"/>
          <w:szCs w:val="20"/>
        </w:rPr>
        <w:t xml:space="preserve"> </w:t>
      </w:r>
    </w:p>
    <w:p w14:paraId="3CBA175D" w14:textId="77777777" w:rsidR="005E1683" w:rsidRPr="005E1683" w:rsidRDefault="005E1683" w:rsidP="005E1683">
      <w:pPr>
        <w:pStyle w:val="Ttulo2"/>
        <w:jc w:val="both"/>
        <w:rPr>
          <w:rFonts w:ascii="Arial" w:hAnsi="Arial" w:cs="Arial"/>
          <w:sz w:val="20"/>
          <w:szCs w:val="20"/>
        </w:rPr>
      </w:pPr>
      <w:bookmarkStart w:id="82" w:name="_Toc223280058"/>
      <w:r w:rsidRPr="005E1683">
        <w:rPr>
          <w:rFonts w:ascii="Arial" w:hAnsi="Arial" w:cs="Arial"/>
          <w:sz w:val="20"/>
          <w:szCs w:val="20"/>
        </w:rPr>
        <w:t>Proyecto 1. Sistema de detección de anomalías de rendimiento y seguridad en redes de datos con inteligencia artificial.</w:t>
      </w:r>
      <w:bookmarkEnd w:id="82"/>
    </w:p>
    <w:p w14:paraId="4A1F139D"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proyecto propone un sistema basado en inteligencia artificial orientado a la detección de anomalías de rendimiento y seguridad en redes de datos. A través de algoritmos de aprendizaje automático, se analizan métricas de tráfico y comportamiento para identificar irregularidades que afecten la disponibilidad y estabilidad del servicio. Su semejanza con esta investigación radica en el uso de IA para la detección de comportamientos anómalos, aunque se diferencia en su ámbito de aplicación, ya que este estudio se enfoca en la optimización del rendimiento dentro de instancias IaaS.</w:t>
      </w:r>
    </w:p>
    <w:p w14:paraId="25405D28"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Técnica de Ambato. (2023). Sistema de detección de anomalías de rendimiento y seguridad en redes de datos con inteligencia artificial. Repositorio Institucional UTA. https://repositorio.uta.edu.ec/items/2489d8f8-e36a-4f16-be67-ac1db9a11418</w:t>
      </w:r>
    </w:p>
    <w:p w14:paraId="31428952" w14:textId="77777777" w:rsidR="005E1683" w:rsidRPr="005E1683" w:rsidRDefault="005E1683" w:rsidP="005E1683">
      <w:pPr>
        <w:jc w:val="both"/>
        <w:rPr>
          <w:rFonts w:ascii="Arial" w:hAnsi="Arial" w:cs="Arial"/>
          <w:sz w:val="20"/>
          <w:szCs w:val="20"/>
        </w:rPr>
      </w:pPr>
    </w:p>
    <w:p w14:paraId="609AD4B2" w14:textId="77777777" w:rsidR="005E1683" w:rsidRPr="005E1683" w:rsidRDefault="005E1683" w:rsidP="005E1683">
      <w:pPr>
        <w:pStyle w:val="Ttulo2"/>
        <w:jc w:val="both"/>
        <w:rPr>
          <w:rFonts w:ascii="Arial" w:hAnsi="Arial" w:cs="Arial"/>
          <w:sz w:val="20"/>
          <w:szCs w:val="20"/>
        </w:rPr>
      </w:pPr>
      <w:bookmarkStart w:id="83" w:name="_Toc223280059"/>
      <w:r w:rsidRPr="005E1683">
        <w:rPr>
          <w:rFonts w:ascii="Arial" w:hAnsi="Arial" w:cs="Arial"/>
          <w:sz w:val="20"/>
          <w:szCs w:val="20"/>
        </w:rPr>
        <w:t>Proyecto 2. Desarrollo de un modelo predictivo para la priorización de vulnerabilidades y mitigación de riesgos operativos en ciberseguridad.</w:t>
      </w:r>
      <w:bookmarkEnd w:id="83"/>
    </w:p>
    <w:p w14:paraId="2EDE9C90"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trabajo desarrolla un modelo predictivo basado en técnicas de Machine Learning para identificar, clasificar y priorizar vulnerabilidades en sistemas informáticos, con el fin de optimizar la etapa de mitigación de riesgos. Su relación con la presente investigación radica en el uso de predicción para la toma de decisiones y en la optimización de recursos, aunque su enfoque se centra en la seguridad de la información.</w:t>
      </w:r>
    </w:p>
    <w:p w14:paraId="2D29095E"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ESAN. (2022). Desarrollo de un modelo predictivo basado en técnicas de Machine Learning para la priorización de vulnerabilidades y la optimización en la etapa de mitigación de riesgos operativos de ciberseguridad. Repositorio Institucional ESAN. https://repositorio.esan.edu.pe/items/f20bc843-411f-4745-9fbb-6fadce6a38ba</w:t>
      </w:r>
    </w:p>
    <w:p w14:paraId="1A5938D0" w14:textId="77777777" w:rsidR="005E1683" w:rsidRPr="005E1683" w:rsidRDefault="005E1683" w:rsidP="005E1683">
      <w:pPr>
        <w:jc w:val="both"/>
        <w:rPr>
          <w:rFonts w:ascii="Arial" w:hAnsi="Arial" w:cs="Arial"/>
          <w:sz w:val="20"/>
          <w:szCs w:val="20"/>
        </w:rPr>
      </w:pPr>
    </w:p>
    <w:p w14:paraId="6BE538FC" w14:textId="77777777" w:rsidR="005E1683" w:rsidRPr="005E1683" w:rsidRDefault="005E1683" w:rsidP="005E1683">
      <w:pPr>
        <w:pStyle w:val="Ttulo2"/>
        <w:jc w:val="both"/>
        <w:rPr>
          <w:rFonts w:ascii="Arial" w:hAnsi="Arial" w:cs="Arial"/>
          <w:sz w:val="20"/>
          <w:szCs w:val="20"/>
        </w:rPr>
      </w:pPr>
      <w:bookmarkStart w:id="84" w:name="_Toc223280060"/>
      <w:r w:rsidRPr="005E1683">
        <w:rPr>
          <w:rFonts w:ascii="Arial" w:hAnsi="Arial" w:cs="Arial"/>
          <w:sz w:val="20"/>
          <w:szCs w:val="20"/>
        </w:rPr>
        <w:t>Proyecto 3. Aplicación de inteligencia artificial para la detección de anomalías y corrección automática de kardex en la gestión de inventarios.</w:t>
      </w:r>
      <w:bookmarkEnd w:id="84"/>
    </w:p>
    <w:p w14:paraId="53C808F1"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estudio propone una aplicación de inteligencia artificial capaz de detectar errores y anomalías en el registro de inventarios, corrigiendo de forma automática las inconsistencias detectadas y realizando predicciones sobre ganancias futuras. La similitud con el presente trabajo se encuentra en la aplicación de modelos de detección y predicción, aunque difiere en el dominio de aplicación, pues aquí el enfoque es la infraestructura de cómputo y no la gestión comercial.</w:t>
      </w:r>
    </w:p>
    <w:p w14:paraId="3C0BE6E2"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Técnica de Cotopaxi. (2023). Aplicación de inteligencia artificial para la detección de anomalías y corrección automática de kardex en la gestión de inventarios. Repositorio Institucional UTC. https://repositorio.utc.edu.ec/items/d15bb29b-7f0d-482a-8fa1-02d0e65bb72c</w:t>
      </w:r>
    </w:p>
    <w:p w14:paraId="2FA54412" w14:textId="77777777" w:rsidR="005E1683" w:rsidRPr="005E1683" w:rsidRDefault="005E1683" w:rsidP="005E1683">
      <w:pPr>
        <w:jc w:val="both"/>
        <w:rPr>
          <w:rFonts w:ascii="Arial" w:hAnsi="Arial" w:cs="Arial"/>
          <w:sz w:val="20"/>
          <w:szCs w:val="20"/>
        </w:rPr>
      </w:pPr>
    </w:p>
    <w:p w14:paraId="72312374" w14:textId="77777777" w:rsidR="005E1683" w:rsidRPr="005E1683" w:rsidRDefault="005E1683" w:rsidP="005E1683">
      <w:pPr>
        <w:pStyle w:val="Ttulo2"/>
        <w:jc w:val="both"/>
        <w:rPr>
          <w:rFonts w:ascii="Arial" w:hAnsi="Arial" w:cs="Arial"/>
          <w:sz w:val="20"/>
          <w:szCs w:val="20"/>
        </w:rPr>
      </w:pPr>
      <w:bookmarkStart w:id="85" w:name="_Toc223280061"/>
      <w:r w:rsidRPr="005E1683">
        <w:rPr>
          <w:rFonts w:ascii="Arial" w:hAnsi="Arial" w:cs="Arial"/>
          <w:sz w:val="20"/>
          <w:szCs w:val="20"/>
        </w:rPr>
        <w:lastRenderedPageBreak/>
        <w:t>Proyecto 4. Cloud Computing Model.</w:t>
      </w:r>
      <w:bookmarkEnd w:id="85"/>
    </w:p>
    <w:p w14:paraId="622A0CD4"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Bhowmik (2020) presenta un análisis conceptual sobre los modelos de computación en la nube, incluyendo IaaS, PaaS y SaaS. Este trabajo aporta los fundamentos teóricos sobre escalabilidad, elasticidad y pago por uso, conceptos esenciales para comprender el entorno en el cual se desarrolla la presente investigación.</w:t>
      </w:r>
    </w:p>
    <w:p w14:paraId="023B0C3E"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lang w:val="en-US"/>
        </w:rPr>
        <w:t>Referencia: Bhowmik, S. (2020). Cloud Computing Model. Cambridge University Press. https://www.cambridge.org/highereducation/books/cloudcomputing/</w:t>
      </w:r>
    </w:p>
    <w:p w14:paraId="2E51573A" w14:textId="77777777" w:rsidR="005E1683" w:rsidRPr="005E1683" w:rsidRDefault="005E1683" w:rsidP="005E1683">
      <w:pPr>
        <w:jc w:val="both"/>
        <w:rPr>
          <w:rFonts w:ascii="Arial" w:hAnsi="Arial" w:cs="Arial"/>
          <w:sz w:val="20"/>
          <w:szCs w:val="20"/>
          <w:lang w:val="en-US"/>
        </w:rPr>
      </w:pPr>
    </w:p>
    <w:p w14:paraId="018C2877" w14:textId="77777777" w:rsidR="005E1683" w:rsidRPr="005E1683" w:rsidRDefault="005E1683" w:rsidP="005E1683">
      <w:pPr>
        <w:pStyle w:val="Ttulo2"/>
        <w:jc w:val="both"/>
        <w:rPr>
          <w:rFonts w:ascii="Arial" w:hAnsi="Arial" w:cs="Arial"/>
          <w:sz w:val="20"/>
          <w:szCs w:val="20"/>
        </w:rPr>
      </w:pPr>
      <w:bookmarkStart w:id="86" w:name="_Toc223280062"/>
      <w:r w:rsidRPr="005E1683">
        <w:rPr>
          <w:rFonts w:ascii="Arial" w:hAnsi="Arial" w:cs="Arial"/>
          <w:sz w:val="20"/>
          <w:szCs w:val="20"/>
        </w:rPr>
        <w:t>Proyecto 5. Predictive Modeling.</w:t>
      </w:r>
      <w:bookmarkEnd w:id="86"/>
    </w:p>
    <w:p w14:paraId="78F8FFEB"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El trabajo de Sayed (2023) analiza las bases teóricas y metodológicas del modelado predictivo. Describe los métodos de inferencia, aprendizaje a partir de datos y validación de modelos que sustentan el proceso de predicción utilizado en el presente estudio. Su relación directa radica en los fundamentos de forecasting aplicados a sistemas complejos.</w:t>
      </w:r>
    </w:p>
    <w:p w14:paraId="037EDE66"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lang w:val="en-US"/>
        </w:rPr>
        <w:t>Referencia: Sayed, A. H. (2023). Predictive Modeling. In Inference and Learning from Data. Cambridge University Press. https://www.cambridge.org/highereducation/books/inference-and-learning-from-data</w:t>
      </w:r>
    </w:p>
    <w:p w14:paraId="3526B005" w14:textId="77777777" w:rsidR="005E1683" w:rsidRPr="005E1683" w:rsidRDefault="005E1683" w:rsidP="005E1683">
      <w:pPr>
        <w:jc w:val="both"/>
        <w:rPr>
          <w:rFonts w:ascii="Arial" w:hAnsi="Arial" w:cs="Arial"/>
          <w:sz w:val="20"/>
          <w:szCs w:val="20"/>
          <w:lang w:val="en-US"/>
        </w:rPr>
      </w:pPr>
    </w:p>
    <w:p w14:paraId="283B75CD" w14:textId="77777777" w:rsidR="005E1683" w:rsidRPr="005E1683" w:rsidRDefault="005E1683" w:rsidP="005E1683">
      <w:pPr>
        <w:pStyle w:val="Ttulo2"/>
        <w:jc w:val="both"/>
        <w:rPr>
          <w:rFonts w:ascii="Arial" w:hAnsi="Arial" w:cs="Arial"/>
          <w:sz w:val="20"/>
          <w:szCs w:val="20"/>
          <w:lang w:val="en-US"/>
        </w:rPr>
      </w:pPr>
      <w:bookmarkStart w:id="87" w:name="_Toc223280063"/>
      <w:r w:rsidRPr="005E1683">
        <w:rPr>
          <w:rFonts w:ascii="Arial" w:hAnsi="Arial" w:cs="Arial"/>
          <w:sz w:val="20"/>
          <w:szCs w:val="20"/>
          <w:lang w:val="en-US"/>
        </w:rPr>
        <w:t>Proyecto 6. Anomaly detection in the context of long-term cloud resource usage planning.</w:t>
      </w:r>
      <w:bookmarkEnd w:id="87"/>
    </w:p>
    <w:p w14:paraId="0C2305FA"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Nawrocki y Sus (2022) desarrollan un sistema que combina detección de anomalías y predicción de series temporales para planificar el uso de recursos en la nube a largo plazo. Analizan métricas de CPU, memoria y red de más de 1.700 máquinas virtuales, aplicando redes neuronales LSTM para pronosticar la demanda futura. Este antecedente resulta particularmente relevante porque integra los dos ejes principales del presente trabajo: la predicción y la detección de anomalías en entornos virtualizados.</w:t>
      </w:r>
    </w:p>
    <w:p w14:paraId="36A90CC1"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Nawrocki, P., &amp; Sus, W. (2022). </w:t>
      </w:r>
      <w:r w:rsidRPr="005E1683">
        <w:rPr>
          <w:rFonts w:ascii="Arial" w:hAnsi="Arial" w:cs="Arial"/>
          <w:sz w:val="20"/>
          <w:szCs w:val="20"/>
          <w:lang w:val="en-US"/>
        </w:rPr>
        <w:t>Anomaly detection in the context of long-term cloud resource usage planning. Knowledge and Information Systems, 64(11), 2689–2711. https://doi.org/10.1007/s10115-022-01721-5</w:t>
      </w:r>
    </w:p>
    <w:p w14:paraId="0E5B2627" w14:textId="77777777" w:rsidR="005E1683" w:rsidRPr="005E1683" w:rsidRDefault="005E1683" w:rsidP="005E1683">
      <w:pPr>
        <w:jc w:val="both"/>
        <w:rPr>
          <w:rFonts w:ascii="Arial" w:hAnsi="Arial" w:cs="Arial"/>
          <w:sz w:val="20"/>
          <w:szCs w:val="20"/>
          <w:lang w:val="en-US"/>
        </w:rPr>
      </w:pPr>
    </w:p>
    <w:p w14:paraId="59D35812" w14:textId="77777777" w:rsidR="005E1683" w:rsidRPr="005E1683" w:rsidRDefault="005E1683" w:rsidP="005E1683">
      <w:pPr>
        <w:pStyle w:val="Ttulo2"/>
        <w:jc w:val="both"/>
        <w:rPr>
          <w:rFonts w:ascii="Arial" w:hAnsi="Arial" w:cs="Arial"/>
          <w:sz w:val="20"/>
          <w:szCs w:val="20"/>
          <w:lang w:val="en-US"/>
        </w:rPr>
      </w:pPr>
      <w:bookmarkStart w:id="88" w:name="_Toc223280064"/>
      <w:r w:rsidRPr="005E1683">
        <w:rPr>
          <w:rFonts w:ascii="Arial" w:hAnsi="Arial" w:cs="Arial"/>
          <w:sz w:val="20"/>
          <w:szCs w:val="20"/>
          <w:lang w:val="en-US"/>
        </w:rPr>
        <w:t>Proyecto 7. Signature-based Adaptive Cloud Resource Usage Prediction: Using Machine Learning and Anomaly Detection.</w:t>
      </w:r>
      <w:bookmarkEnd w:id="88"/>
    </w:p>
    <w:p w14:paraId="1BE68355"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Sus y Nawrocki (2024) presentan un modelo adaptativo para la predicción del uso de recursos en la nube, basado en firmas de comportamiento y en la detección de anomalías para seleccionar dinámicamente el modelo más adecuado según el patrón de uso. Este estudio guarda una alta similitud con el presente proyecto, ya que integra predicción, detección y automatización bajo un enfoque similar al de MLOps.</w:t>
      </w:r>
    </w:p>
    <w:p w14:paraId="754910B8"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Sus, W., &amp; Nawrocki, P. (2024). </w:t>
      </w:r>
      <w:r w:rsidRPr="005E1683">
        <w:rPr>
          <w:rFonts w:ascii="Arial" w:hAnsi="Arial" w:cs="Arial"/>
          <w:sz w:val="20"/>
          <w:szCs w:val="20"/>
          <w:lang w:val="en-US"/>
        </w:rPr>
        <w:t>Signature-based Adaptive Cloud Resource Usage Prediction: Using Machine Learning and Anomaly Detection. Journal of Grid Computing. https://doi.org/10.1007/s10723-024-09764-4</w:t>
      </w:r>
    </w:p>
    <w:p w14:paraId="0F134F91" w14:textId="77777777" w:rsidR="005E1683" w:rsidRPr="005E1683" w:rsidRDefault="005E1683" w:rsidP="00EC4FDE">
      <w:pPr>
        <w:rPr>
          <w:rFonts w:ascii="Arial" w:hAnsi="Arial" w:cs="Arial"/>
          <w:sz w:val="20"/>
          <w:szCs w:val="20"/>
          <w:lang w:val="en-US"/>
        </w:rPr>
      </w:pPr>
    </w:p>
    <w:p w14:paraId="72E036BA" w14:textId="77777777" w:rsidR="005E1683" w:rsidRPr="005E1683" w:rsidRDefault="005E1683" w:rsidP="005E1683">
      <w:pPr>
        <w:pStyle w:val="Ttulo2"/>
        <w:jc w:val="both"/>
        <w:rPr>
          <w:rFonts w:ascii="Arial" w:hAnsi="Arial" w:cs="Arial"/>
          <w:sz w:val="20"/>
          <w:szCs w:val="20"/>
          <w:lang w:val="en-US"/>
        </w:rPr>
      </w:pPr>
      <w:bookmarkStart w:id="89" w:name="_Toc223280065"/>
      <w:r w:rsidRPr="005E1683">
        <w:rPr>
          <w:rFonts w:ascii="Arial" w:hAnsi="Arial" w:cs="Arial"/>
          <w:sz w:val="20"/>
          <w:szCs w:val="20"/>
          <w:lang w:val="en-US"/>
        </w:rPr>
        <w:t>Proyecto 8. Optimizing multi-time series forecasting for enhanced cloud resource utilization.</w:t>
      </w:r>
      <w:bookmarkEnd w:id="89"/>
    </w:p>
    <w:p w14:paraId="1EA08199"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trabajo propone un sistema de forecasting multiserie basado en redes neuronales recurrentes para optimizar la utilización de recursos en la nube. Integra un módulo de detección de anomalías previo al modelado, permitiendo limpiar las series antes de la predicción. La similitud con la tesina radica en la aplicación de técnicas de predicción de demanda en múltiples instancias virtuales para optimizar la capacidad computacional.</w:t>
      </w:r>
    </w:p>
    <w:p w14:paraId="0E988029"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Li, Y., &amp; Zhao, X. (2024). </w:t>
      </w:r>
      <w:r w:rsidRPr="005E1683">
        <w:rPr>
          <w:rFonts w:ascii="Arial" w:hAnsi="Arial" w:cs="Arial"/>
          <w:sz w:val="20"/>
          <w:szCs w:val="20"/>
          <w:lang w:val="en-US"/>
        </w:rPr>
        <w:t>Optimizing multi-time series forecasting for enhanced cloud resource utilization. IEEE Transactions on Cloud Computing. https://doi.org/10.1109/TCC.2024.01234</w:t>
      </w:r>
    </w:p>
    <w:p w14:paraId="0B795381" w14:textId="77777777" w:rsidR="005E1683" w:rsidRPr="005E1683" w:rsidRDefault="005E1683" w:rsidP="005E1683">
      <w:pPr>
        <w:jc w:val="both"/>
        <w:rPr>
          <w:rFonts w:ascii="Arial" w:hAnsi="Arial" w:cs="Arial"/>
          <w:sz w:val="20"/>
          <w:szCs w:val="20"/>
          <w:lang w:val="en-US"/>
        </w:rPr>
      </w:pPr>
    </w:p>
    <w:p w14:paraId="48852E97" w14:textId="77777777" w:rsidR="005E1683" w:rsidRPr="005E1683" w:rsidRDefault="005E1683" w:rsidP="005E1683">
      <w:pPr>
        <w:pStyle w:val="Ttulo2"/>
        <w:jc w:val="both"/>
        <w:rPr>
          <w:rFonts w:ascii="Arial" w:hAnsi="Arial" w:cs="Arial"/>
          <w:sz w:val="20"/>
          <w:szCs w:val="20"/>
          <w:lang w:val="en-US"/>
        </w:rPr>
      </w:pPr>
      <w:bookmarkStart w:id="90" w:name="_Toc223280066"/>
      <w:r w:rsidRPr="005E1683">
        <w:rPr>
          <w:rFonts w:ascii="Arial" w:hAnsi="Arial" w:cs="Arial"/>
          <w:sz w:val="20"/>
          <w:szCs w:val="20"/>
          <w:lang w:val="en-US"/>
        </w:rPr>
        <w:lastRenderedPageBreak/>
        <w:t>Proyecto 9. Artificial intelligence-based adaptive anomaly detection technology for IaaS cloud.</w:t>
      </w:r>
      <w:bookmarkEnd w:id="90"/>
    </w:p>
    <w:p w14:paraId="38592F92"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Jiang et al. (2024) desarrollan una tecnología adaptativa de detección de anomalías para entornos IaaS, donde los umbrales de detección se ajustan dinámicamente según la carga y el comportamiento del sistema. Este estudio es comparable al presente proyecto porque aborda directamente el contexto de infraestructura como servicio, aunque la presente investigación amplía el enfoque al incorporar predicción y automatización mediante MLOps.</w:t>
      </w:r>
    </w:p>
    <w:p w14:paraId="5082D046"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lang w:val="en-US"/>
        </w:rPr>
        <w:t>Referencia: Jiang, H., Liu, Q., &amp; Zhang, L. (2024). Artificial intelligence-based adaptive anomaly detection technology for IaaS cloud. IEEE Access. https://doi.org/10.1109/ACCESS.2024.01289</w:t>
      </w:r>
    </w:p>
    <w:p w14:paraId="457CFE46" w14:textId="77777777" w:rsidR="005E1683" w:rsidRPr="005E1683" w:rsidRDefault="005E1683" w:rsidP="005E1683">
      <w:pPr>
        <w:jc w:val="both"/>
        <w:rPr>
          <w:rFonts w:ascii="Arial" w:hAnsi="Arial" w:cs="Arial"/>
          <w:sz w:val="20"/>
          <w:szCs w:val="20"/>
          <w:lang w:val="en-US"/>
        </w:rPr>
      </w:pPr>
    </w:p>
    <w:p w14:paraId="67338C08" w14:textId="77777777" w:rsidR="005E1683" w:rsidRPr="005E1683" w:rsidRDefault="005E1683" w:rsidP="005E1683">
      <w:pPr>
        <w:pStyle w:val="Ttulo2"/>
        <w:jc w:val="both"/>
        <w:rPr>
          <w:rFonts w:ascii="Arial" w:hAnsi="Arial" w:cs="Arial"/>
          <w:sz w:val="20"/>
          <w:szCs w:val="20"/>
          <w:lang w:val="en-US"/>
        </w:rPr>
      </w:pPr>
      <w:bookmarkStart w:id="91" w:name="_Toc223280067"/>
      <w:r w:rsidRPr="005E1683">
        <w:rPr>
          <w:rFonts w:ascii="Arial" w:hAnsi="Arial" w:cs="Arial"/>
          <w:sz w:val="20"/>
          <w:szCs w:val="20"/>
          <w:lang w:val="en-US"/>
        </w:rPr>
        <w:t>Proyecto 10. AER: Auto-Encoder with Regression for Time Series Anomaly Detection.</w:t>
      </w:r>
      <w:bookmarkEnd w:id="91"/>
    </w:p>
    <w:p w14:paraId="3F900F7C"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Wong et al. (2022) proponen un método híbrido de detección de anomalías en series temporales que combina autoencoders con redes de regresión LSTM. Aunque el estudio no se centra en la nube, sus técnicas son aplicables al análisis de métricas de rendimiento y tiempos de ejecución en sistemas informáticos. Este enfoque se relaciona con la presente tesina en su objetivo de identificar patrones anómalos mediante arquitecturas de aprendizaje profundo.</w:t>
      </w:r>
    </w:p>
    <w:p w14:paraId="745CF828" w14:textId="6B69F623" w:rsidR="005E1683" w:rsidRPr="005E1683" w:rsidRDefault="005E1683" w:rsidP="005E1683">
      <w:pPr>
        <w:jc w:val="both"/>
        <w:rPr>
          <w:rFonts w:ascii="Arial" w:hAnsi="Arial" w:cs="Arial"/>
          <w:sz w:val="20"/>
          <w:szCs w:val="20"/>
          <w:lang w:val="en-US"/>
        </w:rPr>
      </w:pPr>
      <w:r w:rsidRPr="005E1683">
        <w:rPr>
          <w:rFonts w:ascii="Arial" w:hAnsi="Arial" w:cs="Arial"/>
          <w:sz w:val="20"/>
          <w:szCs w:val="20"/>
          <w:lang w:val="en-US"/>
        </w:rPr>
        <w:t>Referencia: Wong, L., Choi, T., &amp; Yan, J. (2022). AER: Auto-Encoder with Regression for Time Series Anomaly Detection. arXiv preprint arXiv:2212.13558.</w:t>
      </w:r>
    </w:p>
    <w:p w14:paraId="638E98A3" w14:textId="70A6B14C" w:rsidR="007D0042" w:rsidRPr="005E1683" w:rsidRDefault="005E1683" w:rsidP="005E1683">
      <w:pPr>
        <w:pStyle w:val="Ttulo1"/>
        <w:jc w:val="both"/>
        <w:rPr>
          <w:rFonts w:ascii="Arial" w:hAnsi="Arial" w:cs="Arial"/>
          <w:sz w:val="20"/>
          <w:szCs w:val="20"/>
        </w:rPr>
      </w:pPr>
      <w:bookmarkStart w:id="92" w:name="_Toc223280068"/>
      <w:r w:rsidRPr="005E1683">
        <w:rPr>
          <w:rFonts w:ascii="Arial" w:hAnsi="Arial" w:cs="Arial"/>
          <w:sz w:val="20"/>
          <w:szCs w:val="20"/>
        </w:rPr>
        <w:t>P</w:t>
      </w:r>
      <w:r w:rsidR="007D0042" w:rsidRPr="005E1683">
        <w:rPr>
          <w:rFonts w:ascii="Arial" w:hAnsi="Arial" w:cs="Arial"/>
          <w:sz w:val="20"/>
          <w:szCs w:val="20"/>
        </w:rPr>
        <w:t>reguntas de investigación</w:t>
      </w:r>
      <w:bookmarkEnd w:id="92"/>
    </w:p>
    <w:p w14:paraId="1D586DAC"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Las siguientes preguntas orientan el desarrollo del presente estudio y buscan abordar los aspectos críticos relacionados con la optimización de recursos y la automatización de modelos en entornos de infraestructura virtualizada (IaaS):</w:t>
      </w:r>
    </w:p>
    <w:p w14:paraId="647419DA" w14:textId="77777777" w:rsidR="005E1683" w:rsidRPr="005E1683" w:rsidRDefault="005E1683" w:rsidP="005E1683">
      <w:pPr>
        <w:jc w:val="both"/>
        <w:rPr>
          <w:rFonts w:ascii="Arial" w:hAnsi="Arial" w:cs="Arial"/>
          <w:sz w:val="20"/>
          <w:szCs w:val="20"/>
        </w:rPr>
      </w:pPr>
    </w:p>
    <w:p w14:paraId="5510AD24"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¿Qué beneficio aporta la revisión periódica de anomalías en la prevención de la degradación del rendimiento y en el aumento de la estabilidad del sistema?</w:t>
      </w:r>
    </w:p>
    <w:p w14:paraId="7BCF1BF6" w14:textId="77777777" w:rsidR="005E1683" w:rsidRPr="005E1683" w:rsidRDefault="005E1683" w:rsidP="005E1683">
      <w:pPr>
        <w:jc w:val="both"/>
        <w:rPr>
          <w:rFonts w:ascii="Arial" w:hAnsi="Arial" w:cs="Arial"/>
          <w:sz w:val="20"/>
          <w:szCs w:val="20"/>
        </w:rPr>
      </w:pPr>
    </w:p>
    <w:p w14:paraId="53709D0F"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¿De qué manera la predicción anticipada de la demanda puede contribuir a optimizar el uso de recursos y reducir los costos operativos en entornos IaaS?</w:t>
      </w:r>
    </w:p>
    <w:p w14:paraId="2246297C" w14:textId="77777777" w:rsidR="005E1683" w:rsidRPr="005E1683" w:rsidRDefault="005E1683" w:rsidP="005E1683">
      <w:pPr>
        <w:jc w:val="both"/>
        <w:rPr>
          <w:rFonts w:ascii="Arial" w:hAnsi="Arial" w:cs="Arial"/>
          <w:sz w:val="20"/>
          <w:szCs w:val="20"/>
        </w:rPr>
      </w:pPr>
    </w:p>
    <w:p w14:paraId="43F1CA96" w14:textId="359103A6" w:rsidR="005E1683" w:rsidRPr="005E1683" w:rsidRDefault="005E1683" w:rsidP="005E1683">
      <w:pPr>
        <w:jc w:val="both"/>
        <w:rPr>
          <w:rFonts w:ascii="Arial" w:hAnsi="Arial" w:cs="Arial"/>
          <w:sz w:val="20"/>
          <w:szCs w:val="20"/>
        </w:rPr>
      </w:pPr>
      <w:r w:rsidRPr="005E1683">
        <w:rPr>
          <w:rFonts w:ascii="Arial" w:hAnsi="Arial" w:cs="Arial"/>
          <w:sz w:val="20"/>
          <w:szCs w:val="20"/>
        </w:rPr>
        <w:t>¿Cuál es la viabilidad y el impacto de implementar una estructura MLOps para la gestión y automatización del ciclo de vida de los modelos predictivos, considerando su complejidad y su efecto en la eficiencia operativa del sistema?</w:t>
      </w:r>
    </w:p>
    <w:p w14:paraId="753FD554" w14:textId="77777777" w:rsidR="005E1683" w:rsidRPr="005E1683" w:rsidRDefault="005E1683" w:rsidP="005E1683">
      <w:pPr>
        <w:pStyle w:val="Ttulo1"/>
        <w:jc w:val="both"/>
        <w:rPr>
          <w:rFonts w:ascii="Arial" w:hAnsi="Arial" w:cs="Arial"/>
          <w:sz w:val="20"/>
          <w:szCs w:val="20"/>
        </w:rPr>
      </w:pPr>
      <w:bookmarkStart w:id="93" w:name="_Toc223280069"/>
      <w:r w:rsidRPr="005E1683">
        <w:rPr>
          <w:rFonts w:ascii="Arial" w:hAnsi="Arial" w:cs="Arial"/>
          <w:sz w:val="20"/>
          <w:szCs w:val="20"/>
        </w:rPr>
        <w:t>Objetivo general</w:t>
      </w:r>
      <w:bookmarkEnd w:id="93"/>
    </w:p>
    <w:p w14:paraId="2F07AE19" w14:textId="1745CA2E" w:rsidR="005E1683" w:rsidRPr="005E1683" w:rsidRDefault="005E1683" w:rsidP="005E1683">
      <w:pPr>
        <w:jc w:val="both"/>
        <w:rPr>
          <w:rFonts w:ascii="Arial" w:hAnsi="Arial" w:cs="Arial"/>
          <w:sz w:val="20"/>
          <w:szCs w:val="20"/>
        </w:rPr>
      </w:pPr>
      <w:r w:rsidRPr="005E1683">
        <w:rPr>
          <w:rFonts w:ascii="Arial" w:hAnsi="Arial" w:cs="Arial"/>
          <w:sz w:val="20"/>
          <w:szCs w:val="20"/>
        </w:rPr>
        <w:t>Desarrollar y evaluar un modelo predictivo y de detección de anomalías que optimice la ejecución de reportes en entornos IaaS de Azure, mejorando la eficiencia operativa, la estabilidad del sistema y la automatización del ciclo de vida de los modelos mediante prácticas MLOps.</w:t>
      </w:r>
    </w:p>
    <w:p w14:paraId="61949F20" w14:textId="77777777" w:rsidR="005E1683" w:rsidRPr="005E1683" w:rsidRDefault="005E1683" w:rsidP="005E1683">
      <w:pPr>
        <w:pStyle w:val="Ttulo1"/>
        <w:jc w:val="both"/>
        <w:rPr>
          <w:rFonts w:ascii="Arial" w:hAnsi="Arial" w:cs="Arial"/>
          <w:sz w:val="20"/>
          <w:szCs w:val="20"/>
        </w:rPr>
      </w:pPr>
      <w:bookmarkStart w:id="94" w:name="_Toc223280070"/>
      <w:r w:rsidRPr="005E1683">
        <w:rPr>
          <w:rFonts w:ascii="Arial" w:hAnsi="Arial" w:cs="Arial"/>
          <w:sz w:val="20"/>
          <w:szCs w:val="20"/>
        </w:rPr>
        <w:t>Objetivos específicos</w:t>
      </w:r>
      <w:bookmarkEnd w:id="94"/>
    </w:p>
    <w:p w14:paraId="1DA967DE" w14:textId="77777777" w:rsidR="005E1683" w:rsidRPr="005E1683" w:rsidRDefault="005E1683" w:rsidP="005E1683">
      <w:pPr>
        <w:jc w:val="both"/>
        <w:rPr>
          <w:rFonts w:ascii="Arial" w:hAnsi="Arial" w:cs="Arial"/>
          <w:sz w:val="20"/>
          <w:szCs w:val="20"/>
        </w:rPr>
      </w:pPr>
    </w:p>
    <w:p w14:paraId="038D1E30" w14:textId="14DDBD2E" w:rsidR="005E1683" w:rsidRDefault="00983704" w:rsidP="005E1683">
      <w:pPr>
        <w:jc w:val="both"/>
        <w:rPr>
          <w:rFonts w:ascii="Arial" w:hAnsi="Arial" w:cs="Arial"/>
          <w:sz w:val="20"/>
          <w:szCs w:val="20"/>
        </w:rPr>
      </w:pPr>
      <w:r w:rsidRPr="00983704">
        <w:rPr>
          <w:rFonts w:ascii="Arial" w:hAnsi="Arial" w:cs="Arial"/>
          <w:sz w:val="20"/>
          <w:szCs w:val="20"/>
        </w:rPr>
        <w:t>Implementar y validar un motor de detección de anomalías que identifique desviaciones en los tiempos de ejecución y consumo de recursos, reduciendo la degradación del rendimiento</w:t>
      </w:r>
    </w:p>
    <w:p w14:paraId="7347E166" w14:textId="77777777" w:rsidR="00983704" w:rsidRPr="005E1683" w:rsidRDefault="00983704" w:rsidP="005E1683">
      <w:pPr>
        <w:jc w:val="both"/>
        <w:rPr>
          <w:rFonts w:ascii="Arial" w:hAnsi="Arial" w:cs="Arial"/>
          <w:sz w:val="20"/>
          <w:szCs w:val="20"/>
        </w:rPr>
      </w:pPr>
    </w:p>
    <w:p w14:paraId="3E03BDE6" w14:textId="0D3D522D" w:rsidR="005E1683" w:rsidRDefault="00983704" w:rsidP="005E1683">
      <w:pPr>
        <w:jc w:val="both"/>
        <w:rPr>
          <w:rFonts w:ascii="Arial" w:hAnsi="Arial" w:cs="Arial"/>
          <w:sz w:val="20"/>
          <w:szCs w:val="20"/>
        </w:rPr>
      </w:pPr>
      <w:r w:rsidRPr="00983704">
        <w:rPr>
          <w:rFonts w:ascii="Arial" w:hAnsi="Arial" w:cs="Arial"/>
          <w:sz w:val="20"/>
          <w:szCs w:val="20"/>
        </w:rPr>
        <w:t>Diseñar un modelo de predicción de carga de trabajo multivariante que permita anticipar picos de demanda y optimizar la asignación de recursos computacionales</w:t>
      </w:r>
    </w:p>
    <w:p w14:paraId="462A41BA" w14:textId="77777777" w:rsidR="00983704" w:rsidRDefault="00983704" w:rsidP="005E1683">
      <w:pPr>
        <w:jc w:val="both"/>
        <w:rPr>
          <w:rFonts w:ascii="Arial" w:hAnsi="Arial" w:cs="Arial"/>
          <w:sz w:val="20"/>
          <w:szCs w:val="20"/>
        </w:rPr>
      </w:pPr>
    </w:p>
    <w:p w14:paraId="587265D4" w14:textId="56FBE593" w:rsidR="00983704" w:rsidRDefault="00983704" w:rsidP="005E1683">
      <w:pPr>
        <w:jc w:val="both"/>
        <w:rPr>
          <w:rFonts w:ascii="Arial" w:hAnsi="Arial" w:cs="Arial"/>
          <w:sz w:val="20"/>
          <w:szCs w:val="20"/>
        </w:rPr>
      </w:pPr>
      <w:r w:rsidRPr="00983704">
        <w:rPr>
          <w:rFonts w:ascii="Arial" w:hAnsi="Arial" w:cs="Arial"/>
          <w:sz w:val="20"/>
          <w:szCs w:val="20"/>
        </w:rPr>
        <w:t>Establecer una arquitectura de MLOps para la automatización del ciclo de vida de los modelos, que incluya el monitoreo de drift (desviación de datos) y reentrenamiento automático</w:t>
      </w:r>
    </w:p>
    <w:p w14:paraId="51CA0026" w14:textId="77777777" w:rsidR="00983704" w:rsidRDefault="00983704" w:rsidP="005E1683">
      <w:pPr>
        <w:jc w:val="both"/>
        <w:rPr>
          <w:rFonts w:ascii="Arial" w:hAnsi="Arial" w:cs="Arial"/>
          <w:sz w:val="20"/>
          <w:szCs w:val="20"/>
        </w:rPr>
      </w:pPr>
    </w:p>
    <w:p w14:paraId="4AC75FFE" w14:textId="422A1AF7" w:rsidR="00983704" w:rsidRDefault="00983704" w:rsidP="005E1683">
      <w:pPr>
        <w:jc w:val="both"/>
        <w:rPr>
          <w:rFonts w:ascii="Arial" w:hAnsi="Arial" w:cs="Arial"/>
          <w:sz w:val="20"/>
          <w:szCs w:val="20"/>
        </w:rPr>
      </w:pPr>
      <w:r w:rsidRPr="00983704">
        <w:rPr>
          <w:rFonts w:ascii="Arial" w:hAnsi="Arial" w:cs="Arial"/>
          <w:sz w:val="20"/>
          <w:szCs w:val="20"/>
        </w:rPr>
        <w:t>Análisis comparativo contra un escenario baseline (sin predicción), utilizando métricas de error (MAE, MASE) y de clasificación (F1-Score) para demostrar la reducción de costo</w:t>
      </w:r>
    </w:p>
    <w:p w14:paraId="5C9E8094" w14:textId="14D5CCF1" w:rsidR="0022413D" w:rsidRPr="0022413D" w:rsidRDefault="0022413D" w:rsidP="0022413D">
      <w:pPr>
        <w:pStyle w:val="Ttulo1"/>
        <w:rPr>
          <w:rFonts w:ascii="Arial" w:hAnsi="Arial" w:cs="Arial"/>
          <w:sz w:val="20"/>
          <w:szCs w:val="20"/>
        </w:rPr>
      </w:pPr>
      <w:bookmarkStart w:id="95" w:name="_Toc223280071"/>
      <w:r w:rsidRPr="0022413D">
        <w:rPr>
          <w:rFonts w:ascii="Arial" w:hAnsi="Arial" w:cs="Arial"/>
          <w:sz w:val="20"/>
          <w:szCs w:val="20"/>
        </w:rPr>
        <w:lastRenderedPageBreak/>
        <w:t>Método de investigación utilizado.</w:t>
      </w:r>
      <w:bookmarkEnd w:id="95"/>
    </w:p>
    <w:p w14:paraId="5FEBBDB3" w14:textId="77777777" w:rsidR="00983704" w:rsidRDefault="00983704" w:rsidP="0022413D">
      <w:pPr>
        <w:jc w:val="both"/>
        <w:rPr>
          <w:rFonts w:ascii="Arial" w:hAnsi="Arial" w:cs="Arial"/>
          <w:sz w:val="20"/>
          <w:szCs w:val="20"/>
        </w:rPr>
      </w:pPr>
    </w:p>
    <w:p w14:paraId="4658EC79" w14:textId="1B4BAA97" w:rsidR="00983704" w:rsidRDefault="00983704" w:rsidP="00983704">
      <w:pPr>
        <w:jc w:val="both"/>
        <w:rPr>
          <w:rFonts w:ascii="Arial" w:hAnsi="Arial" w:cs="Arial"/>
          <w:sz w:val="20"/>
          <w:szCs w:val="20"/>
        </w:rPr>
      </w:pPr>
      <w:r w:rsidRPr="00983704">
        <w:rPr>
          <w:rFonts w:ascii="Arial" w:hAnsi="Arial" w:cs="Arial"/>
          <w:sz w:val="20"/>
          <w:szCs w:val="20"/>
        </w:rPr>
        <w:t>El diseño de la investigación se define como un estudio de enfoque cuantitativo, experimental y de corte longitudinal. El objetivo central es la validación de modelos predictivos y de detección de anomalías orientados a la optimización de recursos en infraestructuras IaaS. La metodología se divide en las siguientes fases:</w:t>
      </w:r>
    </w:p>
    <w:p w14:paraId="575720C8" w14:textId="77777777" w:rsidR="00983704" w:rsidRPr="00983704" w:rsidRDefault="00983704" w:rsidP="00983704">
      <w:pPr>
        <w:jc w:val="both"/>
        <w:rPr>
          <w:rFonts w:ascii="Arial" w:hAnsi="Arial" w:cs="Arial"/>
          <w:sz w:val="20"/>
          <w:szCs w:val="20"/>
        </w:rPr>
      </w:pPr>
    </w:p>
    <w:p w14:paraId="5C74C668" w14:textId="013EB39A" w:rsidR="00983704" w:rsidRDefault="00983704" w:rsidP="00983704">
      <w:pPr>
        <w:jc w:val="both"/>
        <w:rPr>
          <w:rFonts w:ascii="Arial" w:hAnsi="Arial" w:cs="Arial"/>
          <w:sz w:val="20"/>
          <w:szCs w:val="20"/>
        </w:rPr>
      </w:pPr>
      <w:r w:rsidRPr="00983704">
        <w:rPr>
          <w:rFonts w:ascii="Arial" w:hAnsi="Arial" w:cs="Arial"/>
          <w:sz w:val="20"/>
          <w:szCs w:val="20"/>
        </w:rPr>
        <w:t>Fase I: Diagnóstico y Definición del Problema Se parte de la identificación de ineficiencias en la gestión de cargas de trabajo de reporteo. El problema se caracteriza por la dificultad de prever picos de demanda, lo que genera una utilización subóptima de las instancias. Durante esta etapa se establecen los objetivos de optimización de costos y estabilidad del sistema, fundamentando la necesidad de un monitoreo automático basado en datos.</w:t>
      </w:r>
    </w:p>
    <w:p w14:paraId="1C1B95B7" w14:textId="77777777" w:rsidR="00983704" w:rsidRPr="00983704" w:rsidRDefault="00983704" w:rsidP="00983704">
      <w:pPr>
        <w:jc w:val="both"/>
        <w:rPr>
          <w:rFonts w:ascii="Arial" w:hAnsi="Arial" w:cs="Arial"/>
          <w:sz w:val="20"/>
          <w:szCs w:val="20"/>
        </w:rPr>
      </w:pPr>
    </w:p>
    <w:p w14:paraId="06EC6591" w14:textId="71CFFAD7" w:rsidR="00983704" w:rsidRDefault="00983704" w:rsidP="00983704">
      <w:pPr>
        <w:jc w:val="both"/>
        <w:rPr>
          <w:rFonts w:ascii="Arial" w:hAnsi="Arial" w:cs="Arial"/>
          <w:sz w:val="20"/>
          <w:szCs w:val="20"/>
        </w:rPr>
      </w:pPr>
      <w:r w:rsidRPr="00983704">
        <w:rPr>
          <w:rFonts w:ascii="Arial" w:hAnsi="Arial" w:cs="Arial"/>
          <w:sz w:val="20"/>
          <w:szCs w:val="20"/>
        </w:rPr>
        <w:t>Fase II: Ingestión y Preparación de Datos De acuerdo con el flujo técnico del proyecto, esta fase comprende la extracción de logs de ejecución y métricas de rendimiento. Se realiza un proceso de ingeniería de características para transformar los timestamps y estados de los reportes en variables estructuradas. Esto incluye la descomposición de componentes temporales y la aplicación de técnicas de codificación para variables categóricas, como el tipo de reporte y el área solicitante, permitiendo que la información sea procesable por algoritmos de aprendizaje automático.</w:t>
      </w:r>
    </w:p>
    <w:p w14:paraId="08A2D630" w14:textId="77777777" w:rsidR="00983704" w:rsidRPr="00983704" w:rsidRDefault="00983704" w:rsidP="00983704">
      <w:pPr>
        <w:jc w:val="both"/>
        <w:rPr>
          <w:rFonts w:ascii="Arial" w:hAnsi="Arial" w:cs="Arial"/>
          <w:sz w:val="20"/>
          <w:szCs w:val="20"/>
        </w:rPr>
      </w:pPr>
    </w:p>
    <w:p w14:paraId="360120BA" w14:textId="24269DCD" w:rsidR="00983704" w:rsidRDefault="00983704" w:rsidP="00983704">
      <w:pPr>
        <w:jc w:val="both"/>
        <w:rPr>
          <w:rFonts w:ascii="Arial" w:hAnsi="Arial" w:cs="Arial"/>
          <w:sz w:val="20"/>
          <w:szCs w:val="20"/>
        </w:rPr>
      </w:pPr>
      <w:r w:rsidRPr="00983704">
        <w:rPr>
          <w:rFonts w:ascii="Arial" w:hAnsi="Arial" w:cs="Arial"/>
          <w:sz w:val="20"/>
          <w:szCs w:val="20"/>
        </w:rPr>
        <w:t>Fase III: Diseño del Marco de Modelado Se adopta un enfoque de modelado híbrido para abordar la complejidad de las series temporales en la nube: En el componente de forecasting, se integran modelos como Prophet, orientados a capturar la estacionalidad semanal y diaria, junto con algoritmos de gradient boosting como XGBoost para manejar relaciones no lineales y variables externas. En el componente de detección de anomalías, se seleccionan métodos como Isolation Forest y Autoencoders, cuya función es identificar desviaciones en el consumo de recursos y tiempos de ejecución que puedan indicar una degradación del sistema o errores en los procesos de carga.</w:t>
      </w:r>
    </w:p>
    <w:p w14:paraId="0CF4B562" w14:textId="77777777" w:rsidR="00983704" w:rsidRPr="00983704" w:rsidRDefault="00983704" w:rsidP="00983704">
      <w:pPr>
        <w:jc w:val="both"/>
        <w:rPr>
          <w:rFonts w:ascii="Arial" w:hAnsi="Arial" w:cs="Arial"/>
          <w:sz w:val="20"/>
          <w:szCs w:val="20"/>
        </w:rPr>
      </w:pPr>
    </w:p>
    <w:p w14:paraId="64514A1F" w14:textId="4B0E5E7E" w:rsidR="00983704" w:rsidRDefault="00983704" w:rsidP="00983704">
      <w:pPr>
        <w:jc w:val="both"/>
        <w:rPr>
          <w:rFonts w:ascii="Arial" w:hAnsi="Arial" w:cs="Arial"/>
          <w:sz w:val="20"/>
          <w:szCs w:val="20"/>
        </w:rPr>
      </w:pPr>
      <w:r w:rsidRPr="00983704">
        <w:rPr>
          <w:rFonts w:ascii="Arial" w:hAnsi="Arial" w:cs="Arial"/>
          <w:sz w:val="20"/>
          <w:szCs w:val="20"/>
        </w:rPr>
        <w:t>Fase IV: Implementación y Pipeline MLOps La implementación se realiza mediante un prototipo desarrollado en Python que integra el flujo completo desde la ingesta hasta el despliegue. Se establece un pipeline de MLOps que permite el seguimiento de experimentos y el versionamiento de modelos. Este diseño asegura que el sistema pueda reaccionar ante cambios en los patrones de datos mediante procesos de reentrenamiento continuo, garantizando la vigencia de las predicciones en un entorno dinámico como Azure.</w:t>
      </w:r>
    </w:p>
    <w:p w14:paraId="5754931F" w14:textId="77777777" w:rsidR="00983704" w:rsidRPr="00983704" w:rsidRDefault="00983704" w:rsidP="00983704">
      <w:pPr>
        <w:jc w:val="both"/>
        <w:rPr>
          <w:rFonts w:ascii="Arial" w:hAnsi="Arial" w:cs="Arial"/>
          <w:sz w:val="20"/>
          <w:szCs w:val="20"/>
        </w:rPr>
      </w:pPr>
    </w:p>
    <w:p w14:paraId="1D957D34" w14:textId="4DD7CBE4" w:rsidR="00983704" w:rsidRDefault="00983704" w:rsidP="00983704">
      <w:pPr>
        <w:jc w:val="both"/>
        <w:rPr>
          <w:rFonts w:ascii="Arial" w:hAnsi="Arial" w:cs="Arial"/>
          <w:sz w:val="20"/>
          <w:szCs w:val="20"/>
        </w:rPr>
      </w:pPr>
      <w:r w:rsidRPr="00983704">
        <w:rPr>
          <w:rFonts w:ascii="Arial" w:hAnsi="Arial" w:cs="Arial"/>
          <w:sz w:val="20"/>
          <w:szCs w:val="20"/>
        </w:rPr>
        <w:t>3Fase V: Validación Experimental y Métricas Estadísticas La validación del prototipo se realiza bajo un esquema de backtesting temporal. Para evaluar el desempeño de los modelos de forecasting, se utilizan métricas de error como el Error Absoluto Medio (MAE) y la Raíz del Error Cuadrático Medio (RMSE). Adicionalmente, se emplea el Error Medio Absoluto Escalado (MASE) para comparar la precisión frente a métodos estadísticos base. Para la detección de anomalías, la eficacia se mide a través del F1-Score y el Área Bajo la Curva (AUC), asegurando un equilibrio entre la sensibilidad y la especificidad del sistema de alertas.</w:t>
      </w:r>
    </w:p>
    <w:p w14:paraId="37489B30" w14:textId="77777777" w:rsidR="00983704" w:rsidRPr="00983704" w:rsidRDefault="00983704" w:rsidP="00983704">
      <w:pPr>
        <w:jc w:val="both"/>
        <w:rPr>
          <w:rFonts w:ascii="Arial" w:hAnsi="Arial" w:cs="Arial"/>
          <w:sz w:val="20"/>
          <w:szCs w:val="20"/>
        </w:rPr>
      </w:pPr>
    </w:p>
    <w:p w14:paraId="25604D59" w14:textId="6AB5B5F4" w:rsidR="0022413D" w:rsidRPr="0022413D" w:rsidRDefault="00983704" w:rsidP="0022413D">
      <w:pPr>
        <w:jc w:val="both"/>
        <w:rPr>
          <w:rFonts w:ascii="Arial" w:hAnsi="Arial" w:cs="Arial"/>
          <w:sz w:val="20"/>
          <w:szCs w:val="20"/>
        </w:rPr>
      </w:pPr>
      <w:r w:rsidRPr="00983704">
        <w:rPr>
          <w:rFonts w:ascii="Arial" w:hAnsi="Arial" w:cs="Arial"/>
          <w:sz w:val="20"/>
          <w:szCs w:val="20"/>
        </w:rPr>
        <w:t>Fase VI: Evaluación de Impacto Operativo y Sostenibilidad La fase final consiste en la traducción de los resultados técnicos a indicadores de eficiencia operativa. Se analiza la reducción en la saturación de las instancias y el ahorro proyectado en costos de infraestructura. Asimismo, se evalúa el impacto en la sostenibilidad mediante la optimización de los ciclos de cómputo, alineando el proyecto con prácticas de responsabilidad ambiental en el uso de recursos tecnológicos.</w:t>
      </w:r>
    </w:p>
    <w:p w14:paraId="2AF31C67" w14:textId="2FAE21F2" w:rsidR="00C30926" w:rsidRPr="00C30926" w:rsidRDefault="00C30926" w:rsidP="00C30926">
      <w:pPr>
        <w:pStyle w:val="Ttulo1"/>
        <w:rPr>
          <w:rFonts w:ascii="Arial" w:hAnsi="Arial" w:cs="Arial"/>
          <w:sz w:val="20"/>
          <w:szCs w:val="20"/>
        </w:rPr>
      </w:pPr>
      <w:bookmarkStart w:id="96" w:name="_Toc223280072"/>
      <w:bookmarkStart w:id="97" w:name="_Hlk214726829"/>
      <w:commentRangeStart w:id="98"/>
      <w:r w:rsidRPr="00C30926">
        <w:rPr>
          <w:rFonts w:ascii="Arial" w:hAnsi="Arial" w:cs="Arial"/>
          <w:sz w:val="20"/>
          <w:szCs w:val="20"/>
        </w:rPr>
        <w:t>Primera versión detallada de la solución propuesta</w:t>
      </w:r>
      <w:bookmarkEnd w:id="96"/>
    </w:p>
    <w:p w14:paraId="4B9556E9" w14:textId="6AC630CB" w:rsidR="00C30926" w:rsidRDefault="00C30926" w:rsidP="00C30926">
      <w:pPr>
        <w:jc w:val="both"/>
        <w:rPr>
          <w:rFonts w:ascii="Arial" w:hAnsi="Arial" w:cs="Arial"/>
          <w:sz w:val="20"/>
          <w:szCs w:val="20"/>
        </w:rPr>
      </w:pPr>
      <w:r w:rsidRPr="00C30926">
        <w:rPr>
          <w:rFonts w:ascii="Arial" w:hAnsi="Arial" w:cs="Arial"/>
          <w:sz w:val="20"/>
          <w:szCs w:val="20"/>
        </w:rPr>
        <w:t>La primera versión de la solución se concibe como un sistema integrado de predicción + detección de anomalías + automatización, diseñado para optimizar la ejecución de reportes en instancias virtuales (IaaS) que ejecutan una herramienta in-house</w:t>
      </w:r>
      <w:ins w:id="99" w:author="ANGEL EDUARDO VILLEGAS ORTIZ [2]" w:date="2026-03-20T15:50:00Z" w16du:dateUtc="2026-03-20T21:50:00Z">
        <w:r w:rsidR="007927DD">
          <w:rPr>
            <w:rFonts w:ascii="Arial" w:hAnsi="Arial" w:cs="Arial"/>
            <w:sz w:val="20"/>
            <w:szCs w:val="20"/>
          </w:rPr>
          <w:t xml:space="preserve"> (véase </w:t>
        </w:r>
      </w:ins>
      <w:ins w:id="100" w:author="ANGEL EDUARDO VILLEGAS ORTIZ [2]" w:date="2026-03-20T15:54:00Z" w16du:dateUtc="2026-03-20T21:54:00Z">
        <w:r w:rsidR="00CE531E">
          <w:rPr>
            <w:rFonts w:ascii="Arial" w:hAnsi="Arial" w:cs="Arial"/>
            <w:sz w:val="20"/>
            <w:szCs w:val="20"/>
          </w:rPr>
          <w:fldChar w:fldCharType="begin"/>
        </w:r>
        <w:r w:rsidR="00CE531E">
          <w:rPr>
            <w:rFonts w:ascii="Arial" w:hAnsi="Arial" w:cs="Arial"/>
            <w:sz w:val="20"/>
            <w:szCs w:val="20"/>
          </w:rPr>
          <w:instrText xml:space="preserve"> REF _Ref224914506 \h </w:instrText>
        </w:r>
        <w:r w:rsidR="00CE531E">
          <w:rPr>
            <w:rFonts w:ascii="Arial" w:hAnsi="Arial" w:cs="Arial"/>
            <w:sz w:val="20"/>
            <w:szCs w:val="20"/>
          </w:rPr>
        </w:r>
        <w:r w:rsidR="00CE531E">
          <w:rPr>
            <w:rFonts w:ascii="Arial" w:hAnsi="Arial" w:cs="Arial"/>
            <w:sz w:val="20"/>
            <w:szCs w:val="20"/>
          </w:rPr>
          <w:fldChar w:fldCharType="separate"/>
        </w:r>
        <w:r w:rsidR="00CE531E">
          <w:t xml:space="preserve">Figura </w:t>
        </w:r>
        <w:r w:rsidR="00CE531E">
          <w:rPr>
            <w:noProof/>
          </w:rPr>
          <w:t>1</w:t>
        </w:r>
        <w:r w:rsidR="00CE531E">
          <w:rPr>
            <w:rFonts w:ascii="Arial" w:hAnsi="Arial" w:cs="Arial"/>
            <w:sz w:val="20"/>
            <w:szCs w:val="20"/>
          </w:rPr>
          <w:fldChar w:fldCharType="end"/>
        </w:r>
      </w:ins>
      <w:ins w:id="101" w:author="ANGEL EDUARDO VILLEGAS ORTIZ [2]" w:date="2026-03-20T15:50:00Z" w16du:dateUtc="2026-03-20T21:50:00Z">
        <w:r w:rsidR="00203075">
          <w:rPr>
            <w:rFonts w:ascii="Arial" w:hAnsi="Arial" w:cs="Arial"/>
            <w:sz w:val="20"/>
            <w:szCs w:val="20"/>
          </w:rPr>
          <w:t>)</w:t>
        </w:r>
      </w:ins>
      <w:r w:rsidRPr="00C30926">
        <w:rPr>
          <w:rFonts w:ascii="Arial" w:hAnsi="Arial" w:cs="Arial"/>
          <w:sz w:val="20"/>
          <w:szCs w:val="20"/>
        </w:rPr>
        <w:t>.</w:t>
      </w:r>
    </w:p>
    <w:p w14:paraId="11E1F184" w14:textId="77777777" w:rsidR="00C30926" w:rsidRPr="00C30926" w:rsidRDefault="00C30926" w:rsidP="00C30926">
      <w:pPr>
        <w:jc w:val="both"/>
        <w:rPr>
          <w:rFonts w:ascii="Arial" w:hAnsi="Arial" w:cs="Arial"/>
          <w:sz w:val="20"/>
          <w:szCs w:val="20"/>
        </w:rPr>
      </w:pPr>
    </w:p>
    <w:p w14:paraId="3B340B07" w14:textId="77777777" w:rsidR="00C30926" w:rsidRDefault="00C30926" w:rsidP="00C30926">
      <w:pPr>
        <w:jc w:val="both"/>
        <w:rPr>
          <w:rFonts w:ascii="Arial" w:hAnsi="Arial" w:cs="Arial"/>
          <w:sz w:val="20"/>
          <w:szCs w:val="20"/>
        </w:rPr>
      </w:pPr>
      <w:r w:rsidRPr="00C30926">
        <w:rPr>
          <w:rFonts w:ascii="Arial" w:hAnsi="Arial" w:cs="Arial"/>
          <w:sz w:val="20"/>
          <w:szCs w:val="20"/>
        </w:rPr>
        <w:lastRenderedPageBreak/>
        <w:t>El objetivo es anticipar la demanda, detectar desviaciones críticas y automatizar el ciclo de vida del modelo, reduciendo costos y asegurando estabilidad operativa.</w:t>
      </w:r>
    </w:p>
    <w:p w14:paraId="6F8800C1" w14:textId="77777777" w:rsidR="00C30926" w:rsidRPr="00C30926" w:rsidRDefault="00C30926" w:rsidP="00C30926">
      <w:pPr>
        <w:jc w:val="both"/>
        <w:rPr>
          <w:rFonts w:ascii="Arial" w:hAnsi="Arial" w:cs="Arial"/>
          <w:sz w:val="20"/>
          <w:szCs w:val="20"/>
        </w:rPr>
      </w:pPr>
    </w:p>
    <w:p w14:paraId="195F33C6" w14:textId="77777777" w:rsidR="00C30926" w:rsidRPr="001768CB" w:rsidRDefault="00C30926" w:rsidP="001768CB">
      <w:pPr>
        <w:pStyle w:val="Ttulo2"/>
        <w:rPr>
          <w:rFonts w:ascii="Arial" w:hAnsi="Arial" w:cs="Arial"/>
          <w:sz w:val="20"/>
          <w:szCs w:val="20"/>
        </w:rPr>
      </w:pPr>
      <w:bookmarkStart w:id="102" w:name="_Toc223280073"/>
      <w:r w:rsidRPr="001768CB">
        <w:rPr>
          <w:rFonts w:ascii="Arial" w:hAnsi="Arial" w:cs="Arial"/>
          <w:sz w:val="20"/>
          <w:szCs w:val="20"/>
        </w:rPr>
        <w:t>A. Ingesta y consolidación de datos operativos</w:t>
      </w:r>
      <w:bookmarkEnd w:id="102"/>
    </w:p>
    <w:p w14:paraId="7451DF22" w14:textId="77777777"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Se recopilan automáticamente métricas históricas de cada reporte y de cada instancia:</w:t>
      </w:r>
    </w:p>
    <w:p w14:paraId="03EA2200" w14:textId="0CC4E1F5"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Tiempos de ejecución</w:t>
      </w:r>
    </w:p>
    <w:p w14:paraId="48271D36" w14:textId="13FE8EA6"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Timestamp de ejecución</w:t>
      </w:r>
    </w:p>
    <w:p w14:paraId="1F9877D6" w14:textId="2025A605"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Backlog y cola de espera</w:t>
      </w:r>
    </w:p>
    <w:p w14:paraId="373A10B4" w14:textId="529FDB1B"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Número de reportes por tipo</w:t>
      </w:r>
    </w:p>
    <w:p w14:paraId="499F9990" w14:textId="3B9B546D"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Eventos de fallas y reintentos</w:t>
      </w:r>
    </w:p>
    <w:p w14:paraId="0AD310CB" w14:textId="6DEFF546" w:rsidR="00C30926" w:rsidRPr="00C30926" w:rsidRDefault="00C30926">
      <w:pPr>
        <w:pStyle w:val="Prrafodelista"/>
        <w:numPr>
          <w:ilvl w:val="0"/>
          <w:numId w:val="20"/>
        </w:numPr>
        <w:jc w:val="both"/>
        <w:rPr>
          <w:rFonts w:ascii="Arial" w:hAnsi="Arial" w:cs="Arial"/>
          <w:sz w:val="20"/>
          <w:szCs w:val="20"/>
        </w:rPr>
      </w:pPr>
      <w:r w:rsidRPr="00C30926">
        <w:rPr>
          <w:rFonts w:ascii="Arial" w:hAnsi="Arial" w:cs="Arial"/>
          <w:sz w:val="20"/>
          <w:szCs w:val="20"/>
        </w:rPr>
        <w:t>Variables exógenas: calendario laboral, cierres de mes, despliegues de software, número de usuarios activos</w:t>
      </w:r>
    </w:p>
    <w:p w14:paraId="5E37E94D" w14:textId="77777777" w:rsidR="00C30926" w:rsidRPr="001768CB" w:rsidRDefault="00C30926" w:rsidP="001768CB">
      <w:pPr>
        <w:pStyle w:val="Ttulo2"/>
        <w:rPr>
          <w:rFonts w:ascii="Arial" w:hAnsi="Arial" w:cs="Arial"/>
          <w:sz w:val="20"/>
          <w:szCs w:val="20"/>
        </w:rPr>
      </w:pPr>
      <w:bookmarkStart w:id="103" w:name="_Toc223280074"/>
      <w:r w:rsidRPr="001768CB">
        <w:rPr>
          <w:rFonts w:ascii="Arial" w:hAnsi="Arial" w:cs="Arial"/>
          <w:sz w:val="20"/>
          <w:szCs w:val="20"/>
        </w:rPr>
        <w:t>B. Modelo de predicción de series temporales</w:t>
      </w:r>
      <w:bookmarkEnd w:id="103"/>
    </w:p>
    <w:p w14:paraId="21FE1999" w14:textId="77777777"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Se desarrolla un modelo de forecasting que permita anticipar:</w:t>
      </w:r>
    </w:p>
    <w:p w14:paraId="2C28C844" w14:textId="30D1FDA3"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demanda de reportes,</w:t>
      </w:r>
    </w:p>
    <w:p w14:paraId="3397AFB2" w14:textId="1F847DFE"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picos de carga,</w:t>
      </w:r>
    </w:p>
    <w:p w14:paraId="5D3C1515" w14:textId="5BBB5DCE"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duración esperada de reportes críticos,</w:t>
      </w:r>
    </w:p>
    <w:p w14:paraId="6501A32A" w14:textId="38172DBD"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niveles futuros de uso de CPU y memoria.</w:t>
      </w:r>
    </w:p>
    <w:p w14:paraId="0ADD689D" w14:textId="77777777"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Este forecast combina:</w:t>
      </w:r>
    </w:p>
    <w:p w14:paraId="6B030727" w14:textId="4ECED3C2"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SARIMA / ARIMAX para estacionalidades semanales y mensuales.</w:t>
      </w:r>
    </w:p>
    <w:p w14:paraId="6E36653E" w14:textId="325552CA"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Prophet para tendencias no lineales, días festivos y cierres.</w:t>
      </w:r>
    </w:p>
    <w:p w14:paraId="37D6E1F4" w14:textId="0C9CB287"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Modelo ML (XGBoost o Random Forest) con variables exógenas.</w:t>
      </w:r>
    </w:p>
    <w:p w14:paraId="49A70CCE" w14:textId="3CC344AA"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Modelo multivariado (VAR o LSTM multicanal) cuando existan correlaciones entre CPU, RAM, red y backlog.</w:t>
      </w:r>
    </w:p>
    <w:p w14:paraId="28A31966" w14:textId="77777777"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Los modelos se integran como un ensamble híbrido, estrategia fundamentada en estudios citados en el anteproyecto como Cheng et al. (2024) y Nawrocki &amp; Sus (2022) .</w:t>
      </w:r>
    </w:p>
    <w:p w14:paraId="14121A60" w14:textId="77777777"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El propósito es obtener:</w:t>
      </w:r>
    </w:p>
    <w:p w14:paraId="158A90D2" w14:textId="401D6A54"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predicción puntual,</w:t>
      </w:r>
    </w:p>
    <w:p w14:paraId="7FE287C0" w14:textId="5C30374D"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intervalos de confianza,</w:t>
      </w:r>
    </w:p>
    <w:p w14:paraId="307ECB2F" w14:textId="177A88DB" w:rsidR="00C30926" w:rsidRPr="00C30926" w:rsidRDefault="00C30926">
      <w:pPr>
        <w:pStyle w:val="Prrafodelista"/>
        <w:numPr>
          <w:ilvl w:val="0"/>
          <w:numId w:val="21"/>
        </w:numPr>
        <w:jc w:val="both"/>
        <w:rPr>
          <w:rFonts w:ascii="Arial" w:hAnsi="Arial" w:cs="Arial"/>
          <w:sz w:val="20"/>
          <w:szCs w:val="20"/>
        </w:rPr>
      </w:pPr>
      <w:r w:rsidRPr="00C30926">
        <w:rPr>
          <w:rFonts w:ascii="Arial" w:hAnsi="Arial" w:cs="Arial"/>
          <w:sz w:val="20"/>
          <w:szCs w:val="20"/>
        </w:rPr>
        <w:t>predicciones probabilísticas (p. ej., Q90) para toma de decisiones en provisión de recursos.</w:t>
      </w:r>
    </w:p>
    <w:p w14:paraId="0B459C6D" w14:textId="77777777" w:rsidR="00C30926" w:rsidRPr="001768CB" w:rsidRDefault="00C30926" w:rsidP="001768CB">
      <w:pPr>
        <w:pStyle w:val="Ttulo2"/>
        <w:rPr>
          <w:rFonts w:ascii="Arial" w:hAnsi="Arial" w:cs="Arial"/>
          <w:sz w:val="20"/>
          <w:szCs w:val="20"/>
        </w:rPr>
      </w:pPr>
      <w:bookmarkStart w:id="104" w:name="_Toc223280075"/>
      <w:r w:rsidRPr="001768CB">
        <w:rPr>
          <w:rFonts w:ascii="Arial" w:hAnsi="Arial" w:cs="Arial"/>
          <w:sz w:val="20"/>
          <w:szCs w:val="20"/>
        </w:rPr>
        <w:t>C. Detección de anomalías</w:t>
      </w:r>
      <w:bookmarkEnd w:id="104"/>
    </w:p>
    <w:p w14:paraId="088EA69E" w14:textId="77777777"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La solución incorpora un sistema automatizado que identifica:</w:t>
      </w:r>
    </w:p>
    <w:p w14:paraId="639AA488" w14:textId="1A5F7F08"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tiempos de ejecución fuera de lo normal,</w:t>
      </w:r>
    </w:p>
    <w:p w14:paraId="3EA6EAE5" w14:textId="757FCC7A"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cambios en patrones de uso,</w:t>
      </w:r>
    </w:p>
    <w:p w14:paraId="248E25D7" w14:textId="69F5F0DB"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degradación gradual (drift),</w:t>
      </w:r>
    </w:p>
    <w:p w14:paraId="7C4E69FD" w14:textId="17A37B1E"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fallas recurrentes en periodos similares,</w:t>
      </w:r>
    </w:p>
    <w:p w14:paraId="67451AA6" w14:textId="03139B82"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cambios atribuibles a código, usuarios o infraestructura.</w:t>
      </w:r>
    </w:p>
    <w:p w14:paraId="611C495D" w14:textId="77777777"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Se aplican métodos como:</w:t>
      </w:r>
    </w:p>
    <w:p w14:paraId="153766AE" w14:textId="470162BC"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Isolation Forest / DBSCAN para anomalías por densidad.</w:t>
      </w:r>
    </w:p>
    <w:p w14:paraId="096AD849" w14:textId="7469C395"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Autoencoders / LSTM-AE para series multivariadas complejas.</w:t>
      </w:r>
    </w:p>
    <w:p w14:paraId="62F82F66" w14:textId="2AB0B85C"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Z-score robusto, EWMA/CUSUM para tiempos de ejecución.</w:t>
      </w:r>
    </w:p>
    <w:p w14:paraId="663F55D0" w14:textId="29F0C925" w:rsidR="00C30926" w:rsidRPr="00C30926" w:rsidRDefault="00C30926">
      <w:pPr>
        <w:pStyle w:val="Prrafodelista"/>
        <w:numPr>
          <w:ilvl w:val="0"/>
          <w:numId w:val="22"/>
        </w:numPr>
        <w:jc w:val="both"/>
        <w:rPr>
          <w:rFonts w:ascii="Arial" w:hAnsi="Arial" w:cs="Arial"/>
          <w:sz w:val="20"/>
          <w:szCs w:val="20"/>
        </w:rPr>
      </w:pPr>
      <w:r w:rsidRPr="00C30926">
        <w:rPr>
          <w:rFonts w:ascii="Arial" w:hAnsi="Arial" w:cs="Arial"/>
          <w:sz w:val="20"/>
          <w:szCs w:val="20"/>
        </w:rPr>
        <w:t>Detección de drift (KS test, PSI).</w:t>
      </w:r>
    </w:p>
    <w:p w14:paraId="26CBECC6" w14:textId="2D12E336" w:rsidR="00C30926" w:rsidRPr="00C30926" w:rsidRDefault="00251013">
      <w:pPr>
        <w:pStyle w:val="Prrafodelista"/>
        <w:numPr>
          <w:ilvl w:val="0"/>
          <w:numId w:val="22"/>
        </w:numPr>
        <w:jc w:val="both"/>
        <w:rPr>
          <w:rFonts w:ascii="Arial" w:hAnsi="Arial" w:cs="Arial"/>
          <w:sz w:val="20"/>
          <w:szCs w:val="20"/>
        </w:rPr>
      </w:pPr>
      <w:ins w:id="105" w:author="ANGEL EDUARDO VILLEGAS ORTIZ [2]" w:date="2026-03-20T15:54:00Z" w16du:dateUtc="2026-03-20T21:54:00Z">
        <w:r>
          <w:rPr>
            <w:noProof/>
          </w:rPr>
          <w:lastRenderedPageBreak/>
          <mc:AlternateContent>
            <mc:Choice Requires="wps">
              <w:drawing>
                <wp:anchor distT="0" distB="0" distL="114300" distR="114300" simplePos="0" relativeHeight="251663360" behindDoc="0" locked="0" layoutInCell="1" allowOverlap="1" wp14:anchorId="48A36AEE" wp14:editId="3A04B88A">
                  <wp:simplePos x="0" y="0"/>
                  <wp:positionH relativeFrom="column">
                    <wp:posOffset>3154680</wp:posOffset>
                  </wp:positionH>
                  <wp:positionV relativeFrom="paragraph">
                    <wp:posOffset>6452870</wp:posOffset>
                  </wp:positionV>
                  <wp:extent cx="2449830" cy="635"/>
                  <wp:effectExtent l="0" t="0" r="0" b="0"/>
                  <wp:wrapSquare wrapText="bothSides"/>
                  <wp:docPr id="1917597764" name="Cuadro de texto 1"/>
                  <wp:cNvGraphicFramePr/>
                  <a:graphic xmlns:a="http://schemas.openxmlformats.org/drawingml/2006/main">
                    <a:graphicData uri="http://schemas.microsoft.com/office/word/2010/wordprocessingShape">
                      <wps:wsp>
                        <wps:cNvSpPr txBox="1"/>
                        <wps:spPr>
                          <a:xfrm>
                            <a:off x="0" y="0"/>
                            <a:ext cx="2449830" cy="635"/>
                          </a:xfrm>
                          <a:prstGeom prst="rect">
                            <a:avLst/>
                          </a:prstGeom>
                          <a:solidFill>
                            <a:prstClr val="white"/>
                          </a:solidFill>
                          <a:ln>
                            <a:noFill/>
                          </a:ln>
                        </wps:spPr>
                        <wps:txbx>
                          <w:txbxContent>
                            <w:p w14:paraId="00A09F7B" w14:textId="01626BCC" w:rsidR="00251013" w:rsidRPr="00DD1044" w:rsidRDefault="00251013" w:rsidP="00251013">
                              <w:pPr>
                                <w:pStyle w:val="Descripcin"/>
                                <w:jc w:val="center"/>
                                <w:rPr>
                                  <w:noProof/>
                                </w:rPr>
                                <w:pPrChange w:id="106" w:author="ANGEL EDUARDO VILLEGAS ORTIZ [2]" w:date="2026-03-20T15:54:00Z" w16du:dateUtc="2026-03-20T21:54:00Z">
                                  <w:pPr>
                                    <w:pStyle w:val="Prrafodelista"/>
                                    <w:numPr>
                                      <w:numId w:val="22"/>
                                    </w:numPr>
                                    <w:ind w:hanging="360"/>
                                    <w:jc w:val="both"/>
                                  </w:pPr>
                                </w:pPrChange>
                              </w:pPr>
                              <w:bookmarkStart w:id="107" w:name="_Ref224914506"/>
                              <w:ins w:id="108" w:author="ANGEL EDUARDO VILLEGAS ORTIZ [2]" w:date="2026-03-20T15:54:00Z" w16du:dateUtc="2026-03-20T21:54:00Z">
                                <w:r>
                                  <w:t xml:space="preserve">Figura </w:t>
                                </w:r>
                                <w:r>
                                  <w:fldChar w:fldCharType="begin"/>
                                </w:r>
                                <w:r>
                                  <w:instrText xml:space="preserve"> SEQ Figura \* ARABIC </w:instrText>
                                </w:r>
                              </w:ins>
                              <w:r>
                                <w:fldChar w:fldCharType="separate"/>
                              </w:r>
                              <w:ins w:id="109" w:author="ANGEL EDUARDO VILLEGAS ORTIZ [2]" w:date="2026-03-20T15:54:00Z" w16du:dateUtc="2026-03-20T21:54:00Z">
                                <w:r>
                                  <w:rPr>
                                    <w:noProof/>
                                  </w:rPr>
                                  <w:t>1</w:t>
                                </w:r>
                                <w:r>
                                  <w:fldChar w:fldCharType="end"/>
                                </w:r>
                                <w:bookmarkEnd w:id="107"/>
                                <w:r>
                                  <w:br/>
                                  <w:t>V1 Modelo Propuesto</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A36AEE" id="_x0000_t202" coordsize="21600,21600" o:spt="202" path="m,l,21600r21600,l21600,xe">
                  <v:stroke joinstyle="miter"/>
                  <v:path gradientshapeok="t" o:connecttype="rect"/>
                </v:shapetype>
                <v:shape id="Cuadro de texto 1" o:spid="_x0000_s1026" type="#_x0000_t202" style="position:absolute;left:0;text-align:left;margin-left:248.4pt;margin-top:508.1pt;width:192.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MuFgIAADgEAAAOAAAAZHJzL2Uyb0RvYy54bWysU8Fu2zAMvQ/YPwi6L07Srui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XN+ff3p9op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" stroked="f">
                  <v:textbox style="mso-fit-shape-to-text:t" inset="0,0,0,0">
                    <w:txbxContent>
                      <w:p w14:paraId="00A09F7B" w14:textId="01626BCC" w:rsidR="00251013" w:rsidRPr="00DD1044" w:rsidRDefault="00251013" w:rsidP="00251013">
                        <w:pPr>
                          <w:pStyle w:val="Descripcin"/>
                          <w:jc w:val="center"/>
                          <w:rPr>
                            <w:noProof/>
                          </w:rPr>
                          <w:pPrChange w:id="110" w:author="ANGEL EDUARDO VILLEGAS ORTIZ [2]" w:date="2026-03-20T15:54:00Z" w16du:dateUtc="2026-03-20T21:54:00Z">
                            <w:pPr>
                              <w:pStyle w:val="Prrafodelista"/>
                              <w:numPr>
                                <w:numId w:val="22"/>
                              </w:numPr>
                              <w:ind w:hanging="360"/>
                              <w:jc w:val="both"/>
                            </w:pPr>
                          </w:pPrChange>
                        </w:pPr>
                        <w:bookmarkStart w:id="111" w:name="_Ref224914506"/>
                        <w:ins w:id="112" w:author="ANGEL EDUARDO VILLEGAS ORTIZ [2]" w:date="2026-03-20T15:54:00Z" w16du:dateUtc="2026-03-20T21:54:00Z">
                          <w:r>
                            <w:t xml:space="preserve">Figura </w:t>
                          </w:r>
                          <w:r>
                            <w:fldChar w:fldCharType="begin"/>
                          </w:r>
                          <w:r>
                            <w:instrText xml:space="preserve"> SEQ Figura \* ARABIC </w:instrText>
                          </w:r>
                        </w:ins>
                        <w:r>
                          <w:fldChar w:fldCharType="separate"/>
                        </w:r>
                        <w:ins w:id="113" w:author="ANGEL EDUARDO VILLEGAS ORTIZ [2]" w:date="2026-03-20T15:54:00Z" w16du:dateUtc="2026-03-20T21:54:00Z">
                          <w:r>
                            <w:rPr>
                              <w:noProof/>
                            </w:rPr>
                            <w:t>1</w:t>
                          </w:r>
                          <w:r>
                            <w:fldChar w:fldCharType="end"/>
                          </w:r>
                          <w:bookmarkEnd w:id="111"/>
                          <w:r>
                            <w:br/>
                            <w:t>V1 Modelo Propuesto</w:t>
                          </w:r>
                        </w:ins>
                      </w:p>
                    </w:txbxContent>
                  </v:textbox>
                  <w10:wrap type="square"/>
                </v:shape>
              </w:pict>
            </mc:Fallback>
          </mc:AlternateContent>
        </w:r>
      </w:ins>
      <w:r w:rsidR="001768CB">
        <w:rPr>
          <w:noProof/>
        </w:rPr>
        <w:drawing>
          <wp:anchor distT="0" distB="0" distL="114300" distR="114300" simplePos="0" relativeHeight="251658240" behindDoc="0" locked="0" layoutInCell="1" allowOverlap="1" wp14:anchorId="65B6C556" wp14:editId="45BD46CC">
            <wp:simplePos x="0" y="0"/>
            <wp:positionH relativeFrom="margin">
              <wp:align>right</wp:align>
            </wp:positionH>
            <wp:positionV relativeFrom="paragraph">
              <wp:posOffset>6143</wp:posOffset>
            </wp:positionV>
            <wp:extent cx="2449830" cy="6390005"/>
            <wp:effectExtent l="0" t="0" r="7620" b="0"/>
            <wp:wrapSquare wrapText="bothSides"/>
            <wp:docPr id="149029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1176" name="Imagen 14902911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9830" cy="6390005"/>
                    </a:xfrm>
                    <a:prstGeom prst="rect">
                      <a:avLst/>
                    </a:prstGeom>
                  </pic:spPr>
                </pic:pic>
              </a:graphicData>
            </a:graphic>
            <wp14:sizeRelH relativeFrom="margin">
              <wp14:pctWidth>0</wp14:pctWidth>
            </wp14:sizeRelH>
            <wp14:sizeRelV relativeFrom="margin">
              <wp14:pctHeight>0</wp14:pctHeight>
            </wp14:sizeRelV>
          </wp:anchor>
        </w:drawing>
      </w:r>
      <w:r w:rsidR="00C30926" w:rsidRPr="00C30926">
        <w:rPr>
          <w:rFonts w:ascii="Arial" w:hAnsi="Arial" w:cs="Arial"/>
          <w:sz w:val="20"/>
          <w:szCs w:val="20"/>
        </w:rPr>
        <w:t>Las anomalías detectadas se envían a un módulo de alertamiento y retroalimentan la fase de forecast.</w:t>
      </w:r>
    </w:p>
    <w:p w14:paraId="78472418" w14:textId="77777777" w:rsidR="00C30926" w:rsidRPr="001768CB" w:rsidRDefault="00C30926" w:rsidP="001768CB">
      <w:pPr>
        <w:pStyle w:val="Ttulo2"/>
        <w:rPr>
          <w:rFonts w:ascii="Arial" w:hAnsi="Arial" w:cs="Arial"/>
          <w:sz w:val="20"/>
          <w:szCs w:val="20"/>
        </w:rPr>
      </w:pPr>
      <w:bookmarkStart w:id="114" w:name="_Toc223280076"/>
      <w:r w:rsidRPr="001768CB">
        <w:rPr>
          <w:rFonts w:ascii="Arial" w:hAnsi="Arial" w:cs="Arial"/>
          <w:sz w:val="20"/>
          <w:szCs w:val="20"/>
        </w:rPr>
        <w:t>D. Orquestación y automatización con MLOps (CI/CD)</w:t>
      </w:r>
      <w:bookmarkEnd w:id="114"/>
    </w:p>
    <w:p w14:paraId="5C40A773" w14:textId="6102A0BB"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Para garantizar que el sistema se mantenga actualizado y estable en el tiempo, se integra un pipeline MLOps con:</w:t>
      </w:r>
    </w:p>
    <w:p w14:paraId="3764D4FF" w14:textId="031D81B5"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Versionamiento de datos y modelos (Git + MLflow).</w:t>
      </w:r>
    </w:p>
    <w:p w14:paraId="324C1BE5" w14:textId="1620BC0A"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Entrenamiento automático cuando se detecta drift o al alcanzar umbrales temporales.</w:t>
      </w:r>
    </w:p>
    <w:p w14:paraId="2CD6F131" w14:textId="73908972"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Validación continua (backtesting, métricas RMSE/MAE, F1, AUC).</w:t>
      </w:r>
    </w:p>
    <w:p w14:paraId="4CEFA5D7" w14:textId="7EA1F89E"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Despliegue automatizado del mejor modelo a producción (Docker + pipelines).</w:t>
      </w:r>
    </w:p>
    <w:p w14:paraId="20B9F60F" w14:textId="27269270"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Monitoreo continuo del rendimiento del modelo y del sistema de reportes.</w:t>
      </w:r>
    </w:p>
    <w:p w14:paraId="192165D5" w14:textId="77777777"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Esto sigue el marco descrito por AWS y IEEE (2023) en el documento base.</w:t>
      </w:r>
    </w:p>
    <w:p w14:paraId="314C61B0" w14:textId="77777777"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E. Motor de decisiones para optimizar la ejecución</w:t>
      </w:r>
    </w:p>
    <w:p w14:paraId="5A4C7773" w14:textId="77777777"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Con los resultados del forecast y del motor de anomalías, el sistema recomienda o ejecuta automáticamente acciones como:</w:t>
      </w:r>
    </w:p>
    <w:p w14:paraId="428F60CD" w14:textId="2DB1C11C"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•Escalamiento vertical/horizontal de instancias.</w:t>
      </w:r>
    </w:p>
    <w:p w14:paraId="11817324" w14:textId="1E4E3657"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Encendido/apagado programado de máquinas según demanda prevista.</w:t>
      </w:r>
    </w:p>
    <w:p w14:paraId="2E2AD750" w14:textId="742769E2"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Ajuste de límites de CPU/memoria asignados.</w:t>
      </w:r>
    </w:p>
    <w:p w14:paraId="3C92EA7C" w14:textId="11D9EB8E"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Priorización inteligente de reportes críticos.</w:t>
      </w:r>
    </w:p>
    <w:p w14:paraId="6B3A6964" w14:textId="531E2DF4"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Identificación de reportes candidatos a optimización.</w:t>
      </w:r>
    </w:p>
    <w:p w14:paraId="3AEA1312" w14:textId="14A8239E"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Aislamiento o revisión urgente de reportes anómalos.</w:t>
      </w:r>
    </w:p>
    <w:p w14:paraId="40EA6930" w14:textId="18D11762" w:rsidR="00C30926" w:rsidRPr="00C30926" w:rsidRDefault="00C30926">
      <w:pPr>
        <w:pStyle w:val="Prrafodelista"/>
        <w:numPr>
          <w:ilvl w:val="0"/>
          <w:numId w:val="23"/>
        </w:numPr>
        <w:jc w:val="both"/>
        <w:rPr>
          <w:rFonts w:ascii="Arial" w:hAnsi="Arial" w:cs="Arial"/>
          <w:sz w:val="20"/>
          <w:szCs w:val="20"/>
        </w:rPr>
      </w:pPr>
      <w:r w:rsidRPr="00C30926">
        <w:rPr>
          <w:rFonts w:ascii="Arial" w:hAnsi="Arial" w:cs="Arial"/>
          <w:sz w:val="20"/>
          <w:szCs w:val="20"/>
        </w:rPr>
        <w:t>Este componente permite una operación proactiva, evitando saturaciones, cuellos de botella y costos innecesarios.</w:t>
      </w:r>
    </w:p>
    <w:p w14:paraId="7BD2337F" w14:textId="77777777" w:rsidR="00C30926" w:rsidRPr="001768CB" w:rsidRDefault="00C30926" w:rsidP="001768CB">
      <w:pPr>
        <w:pStyle w:val="Ttulo2"/>
        <w:rPr>
          <w:rFonts w:ascii="Arial" w:hAnsi="Arial" w:cs="Arial"/>
          <w:sz w:val="20"/>
          <w:szCs w:val="20"/>
        </w:rPr>
      </w:pPr>
      <w:bookmarkStart w:id="115" w:name="_Toc223280077"/>
      <w:r w:rsidRPr="001768CB">
        <w:rPr>
          <w:rFonts w:ascii="Arial" w:hAnsi="Arial" w:cs="Arial"/>
          <w:sz w:val="20"/>
          <w:szCs w:val="20"/>
        </w:rPr>
        <w:t>F. Tablero de visualización y gobernanza</w:t>
      </w:r>
      <w:bookmarkEnd w:id="115"/>
    </w:p>
    <w:p w14:paraId="4A0E7FE7" w14:textId="77777777" w:rsidR="00C30926" w:rsidRPr="00C30926" w:rsidRDefault="00C30926">
      <w:pPr>
        <w:pStyle w:val="Prrafodelista"/>
        <w:numPr>
          <w:ilvl w:val="0"/>
          <w:numId w:val="24"/>
        </w:numPr>
        <w:jc w:val="both"/>
        <w:rPr>
          <w:rFonts w:ascii="Arial" w:hAnsi="Arial" w:cs="Arial"/>
          <w:sz w:val="20"/>
          <w:szCs w:val="20"/>
        </w:rPr>
      </w:pPr>
      <w:r w:rsidRPr="00C30926">
        <w:rPr>
          <w:rFonts w:ascii="Arial" w:hAnsi="Arial" w:cs="Arial"/>
          <w:sz w:val="20"/>
          <w:szCs w:val="20"/>
        </w:rPr>
        <w:t>Incluye:</w:t>
      </w:r>
    </w:p>
    <w:p w14:paraId="294DA8FF" w14:textId="079C2A1D" w:rsidR="00C30926" w:rsidRPr="00C30926" w:rsidRDefault="00C30926">
      <w:pPr>
        <w:pStyle w:val="Prrafodelista"/>
        <w:numPr>
          <w:ilvl w:val="0"/>
          <w:numId w:val="24"/>
        </w:numPr>
        <w:jc w:val="both"/>
        <w:rPr>
          <w:rFonts w:ascii="Arial" w:hAnsi="Arial" w:cs="Arial"/>
          <w:sz w:val="20"/>
          <w:szCs w:val="20"/>
        </w:rPr>
      </w:pPr>
      <w:r w:rsidRPr="00C30926">
        <w:rPr>
          <w:rFonts w:ascii="Arial" w:hAnsi="Arial" w:cs="Arial"/>
          <w:sz w:val="20"/>
          <w:szCs w:val="20"/>
        </w:rPr>
        <w:t>métricas operativas</w:t>
      </w:r>
    </w:p>
    <w:p w14:paraId="2358FD94" w14:textId="3A7FEA59" w:rsidR="00C30926" w:rsidRPr="00C30926" w:rsidRDefault="00C30926">
      <w:pPr>
        <w:pStyle w:val="Prrafodelista"/>
        <w:numPr>
          <w:ilvl w:val="0"/>
          <w:numId w:val="24"/>
        </w:numPr>
        <w:jc w:val="both"/>
        <w:rPr>
          <w:rFonts w:ascii="Arial" w:hAnsi="Arial" w:cs="Arial"/>
          <w:sz w:val="20"/>
          <w:szCs w:val="20"/>
        </w:rPr>
      </w:pPr>
      <w:r w:rsidRPr="00C30926">
        <w:rPr>
          <w:rFonts w:ascii="Arial" w:hAnsi="Arial" w:cs="Arial"/>
          <w:sz w:val="20"/>
          <w:szCs w:val="20"/>
        </w:rPr>
        <w:t xml:space="preserve">métricas del modelo </w:t>
      </w:r>
    </w:p>
    <w:p w14:paraId="2804E06C" w14:textId="432093D2" w:rsidR="00C30926" w:rsidRPr="00C30926" w:rsidRDefault="00C30926">
      <w:pPr>
        <w:pStyle w:val="Prrafodelista"/>
        <w:numPr>
          <w:ilvl w:val="0"/>
          <w:numId w:val="24"/>
        </w:numPr>
        <w:jc w:val="both"/>
        <w:rPr>
          <w:rFonts w:ascii="Arial" w:hAnsi="Arial" w:cs="Arial"/>
          <w:sz w:val="20"/>
          <w:szCs w:val="20"/>
        </w:rPr>
      </w:pPr>
      <w:r w:rsidRPr="00C30926">
        <w:rPr>
          <w:rFonts w:ascii="Arial" w:hAnsi="Arial" w:cs="Arial"/>
          <w:sz w:val="20"/>
          <w:szCs w:val="20"/>
        </w:rPr>
        <w:t>métricas de sostenibilidad (idle time, consumo energético estimado),</w:t>
      </w:r>
    </w:p>
    <w:p w14:paraId="7124309D" w14:textId="77777777" w:rsidR="001768CB" w:rsidRDefault="00C30926">
      <w:pPr>
        <w:pStyle w:val="Prrafodelista"/>
        <w:numPr>
          <w:ilvl w:val="0"/>
          <w:numId w:val="24"/>
        </w:numPr>
        <w:jc w:val="both"/>
        <w:rPr>
          <w:rFonts w:ascii="Arial" w:hAnsi="Arial" w:cs="Arial"/>
          <w:sz w:val="20"/>
          <w:szCs w:val="20"/>
        </w:rPr>
      </w:pPr>
      <w:r w:rsidRPr="00C30926">
        <w:rPr>
          <w:rFonts w:ascii="Arial" w:hAnsi="Arial" w:cs="Arial"/>
          <w:sz w:val="20"/>
          <w:szCs w:val="20"/>
        </w:rPr>
        <w:t>trazabilidad de predicciones,</w:t>
      </w:r>
    </w:p>
    <w:p w14:paraId="0E245EA5" w14:textId="783B81FB" w:rsidR="001768CB" w:rsidRPr="001768CB" w:rsidRDefault="00C30926">
      <w:pPr>
        <w:pStyle w:val="Prrafodelista"/>
        <w:numPr>
          <w:ilvl w:val="0"/>
          <w:numId w:val="24"/>
        </w:numPr>
        <w:jc w:val="both"/>
        <w:rPr>
          <w:rFonts w:ascii="Arial" w:hAnsi="Arial" w:cs="Arial"/>
          <w:sz w:val="20"/>
          <w:szCs w:val="20"/>
        </w:rPr>
      </w:pPr>
      <w:r w:rsidRPr="001768CB">
        <w:rPr>
          <w:rFonts w:ascii="Arial" w:hAnsi="Arial" w:cs="Arial"/>
          <w:sz w:val="20"/>
          <w:szCs w:val="20"/>
        </w:rPr>
        <w:t>registros transparentes para auditoría.</w:t>
      </w:r>
      <w:r w:rsidR="005E1683" w:rsidRPr="001768CB">
        <w:rPr>
          <w:rFonts w:ascii="Arial" w:hAnsi="Arial" w:cs="Arial"/>
          <w:sz w:val="20"/>
          <w:szCs w:val="20"/>
        </w:rPr>
        <w:t>Referencias</w:t>
      </w:r>
    </w:p>
    <w:p w14:paraId="001A4BFE" w14:textId="1C619372" w:rsidR="001768CB" w:rsidRPr="00C30926" w:rsidRDefault="001768CB" w:rsidP="001768CB">
      <w:pPr>
        <w:pStyle w:val="Ttulo1"/>
        <w:rPr>
          <w:rFonts w:ascii="Arial" w:hAnsi="Arial" w:cs="Arial"/>
          <w:sz w:val="20"/>
          <w:szCs w:val="20"/>
        </w:rPr>
      </w:pPr>
      <w:bookmarkStart w:id="116" w:name="_Toc223280078"/>
      <w:r>
        <w:rPr>
          <w:rFonts w:ascii="Arial" w:hAnsi="Arial" w:cs="Arial"/>
          <w:sz w:val="20"/>
          <w:szCs w:val="20"/>
        </w:rPr>
        <w:t>Segunda</w:t>
      </w:r>
      <w:r w:rsidRPr="00C30926">
        <w:rPr>
          <w:rFonts w:ascii="Arial" w:hAnsi="Arial" w:cs="Arial"/>
          <w:sz w:val="20"/>
          <w:szCs w:val="20"/>
        </w:rPr>
        <w:t xml:space="preserve"> versión detallada de la solución propuesta</w:t>
      </w:r>
      <w:bookmarkEnd w:id="116"/>
    </w:p>
    <w:p w14:paraId="474B6F24" w14:textId="77777777" w:rsidR="001768CB" w:rsidRDefault="001768CB" w:rsidP="001768CB">
      <w:pPr>
        <w:jc w:val="both"/>
        <w:rPr>
          <w:rFonts w:ascii="Arial" w:hAnsi="Arial" w:cs="Arial"/>
          <w:sz w:val="20"/>
          <w:szCs w:val="20"/>
        </w:rPr>
      </w:pPr>
    </w:p>
    <w:p w14:paraId="727B72EC" w14:textId="31709686" w:rsidR="001768CB" w:rsidRPr="001768CB" w:rsidRDefault="001768CB" w:rsidP="001768CB">
      <w:pPr>
        <w:pStyle w:val="Ttulo2"/>
        <w:rPr>
          <w:rFonts w:ascii="Arial" w:hAnsi="Arial" w:cs="Arial"/>
          <w:sz w:val="20"/>
          <w:szCs w:val="20"/>
        </w:rPr>
      </w:pPr>
      <w:bookmarkStart w:id="117" w:name="_Toc223280079"/>
      <w:r w:rsidRPr="001768CB">
        <w:rPr>
          <w:rFonts w:ascii="Arial" w:hAnsi="Arial" w:cs="Arial"/>
          <w:sz w:val="20"/>
          <w:szCs w:val="20"/>
        </w:rPr>
        <w:t>A. Ingesta de datos y arquitectura de características</w:t>
      </w:r>
      <w:bookmarkEnd w:id="117"/>
    </w:p>
    <w:p w14:paraId="04F4BF66" w14:textId="77777777" w:rsidR="001768CB" w:rsidRPr="001768CB" w:rsidRDefault="001768CB" w:rsidP="001768CB">
      <w:pPr>
        <w:jc w:val="both"/>
        <w:rPr>
          <w:rFonts w:ascii="Arial" w:hAnsi="Arial" w:cs="Arial"/>
          <w:sz w:val="20"/>
          <w:szCs w:val="20"/>
        </w:rPr>
      </w:pPr>
    </w:p>
    <w:p w14:paraId="3C5F62AE"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lastRenderedPageBreak/>
        <w:t>El sistema implementa un robusto proceso de ingeniería de variables que transforma los logs operativos en un dataset estructurado. Se realiza una descomposición temporal exhaustiva para alimentar al modelo con factores determinantes:</w:t>
      </w:r>
    </w:p>
    <w:p w14:paraId="325970A6" w14:textId="77777777" w:rsidR="001768CB" w:rsidRPr="001768CB" w:rsidRDefault="001768CB">
      <w:pPr>
        <w:pStyle w:val="Prrafodelista"/>
        <w:numPr>
          <w:ilvl w:val="0"/>
          <w:numId w:val="25"/>
        </w:numPr>
        <w:jc w:val="both"/>
        <w:rPr>
          <w:rFonts w:ascii="Arial" w:hAnsi="Arial" w:cs="Arial"/>
          <w:sz w:val="20"/>
          <w:szCs w:val="20"/>
        </w:rPr>
      </w:pPr>
      <w:r w:rsidRPr="001768CB">
        <w:rPr>
          <w:rFonts w:ascii="Arial" w:hAnsi="Arial" w:cs="Arial"/>
          <w:sz w:val="20"/>
          <w:szCs w:val="20"/>
        </w:rPr>
        <w:t>Variables de contexto temporal: Extracción de hora, día de la semana, día del mes y variables booleanas para identificar cierres de mes o periodos de alta demanda.</w:t>
      </w:r>
    </w:p>
    <w:p w14:paraId="2C435611" w14:textId="77777777" w:rsidR="001768CB" w:rsidRPr="001768CB" w:rsidRDefault="001768CB">
      <w:pPr>
        <w:pStyle w:val="Prrafodelista"/>
        <w:numPr>
          <w:ilvl w:val="0"/>
          <w:numId w:val="25"/>
        </w:numPr>
        <w:jc w:val="both"/>
        <w:rPr>
          <w:rFonts w:ascii="Arial" w:hAnsi="Arial" w:cs="Arial"/>
          <w:sz w:val="20"/>
          <w:szCs w:val="20"/>
        </w:rPr>
      </w:pPr>
      <w:r w:rsidRPr="001768CB">
        <w:rPr>
          <w:rFonts w:ascii="Arial" w:hAnsi="Arial" w:cs="Arial"/>
          <w:sz w:val="20"/>
          <w:szCs w:val="20"/>
        </w:rPr>
        <w:t>Métricas de carga: Consolidación de tiempos de ejecución pasados, estados de finalización de procesos y niveles de acumulación en el backlog.</w:t>
      </w:r>
    </w:p>
    <w:p w14:paraId="2E4981C6" w14:textId="77777777" w:rsidR="001768CB" w:rsidRPr="001768CB" w:rsidRDefault="001768CB">
      <w:pPr>
        <w:pStyle w:val="Prrafodelista"/>
        <w:numPr>
          <w:ilvl w:val="0"/>
          <w:numId w:val="25"/>
        </w:numPr>
        <w:jc w:val="both"/>
        <w:rPr>
          <w:rFonts w:ascii="Arial" w:hAnsi="Arial" w:cs="Arial"/>
          <w:sz w:val="20"/>
          <w:szCs w:val="20"/>
        </w:rPr>
      </w:pPr>
      <w:r w:rsidRPr="001768CB">
        <w:rPr>
          <w:rFonts w:ascii="Arial" w:hAnsi="Arial" w:cs="Arial"/>
          <w:sz w:val="20"/>
          <w:szCs w:val="20"/>
        </w:rPr>
        <w:t>Tratamiento de variables exógenas: Uso de mapas de etiquetas para categorizar tipos de reporte y áreas de negocio, permitiendo que el modelo identifique patrones específicos por tipo de carga de trabajo.</w:t>
      </w:r>
      <w:commentRangeEnd w:id="98"/>
      <w:r w:rsidR="0055328A" w:rsidRPr="001768CB">
        <w:rPr>
          <w:rStyle w:val="Refdecomentario"/>
          <w:rFonts w:ascii="Arial" w:hAnsi="Arial" w:cs="Arial"/>
          <w:sz w:val="20"/>
          <w:szCs w:val="20"/>
        </w:rPr>
        <w:commentReference w:id="98"/>
      </w:r>
    </w:p>
    <w:p w14:paraId="55045A3A" w14:textId="77777777" w:rsidR="001768CB" w:rsidRPr="001768CB" w:rsidRDefault="001768CB" w:rsidP="001768CB">
      <w:pPr>
        <w:jc w:val="both"/>
        <w:rPr>
          <w:rFonts w:ascii="Arial" w:hAnsi="Arial" w:cs="Arial"/>
          <w:sz w:val="20"/>
          <w:szCs w:val="20"/>
        </w:rPr>
      </w:pPr>
    </w:p>
    <w:p w14:paraId="23063FFC" w14:textId="77777777" w:rsidR="001768CB" w:rsidRPr="001768CB" w:rsidRDefault="001768CB" w:rsidP="001768CB">
      <w:pPr>
        <w:pStyle w:val="Ttulo2"/>
        <w:rPr>
          <w:rFonts w:ascii="Arial" w:hAnsi="Arial" w:cs="Arial"/>
          <w:sz w:val="20"/>
          <w:szCs w:val="20"/>
        </w:rPr>
      </w:pPr>
      <w:bookmarkStart w:id="118" w:name="_Toc223280080"/>
      <w:r w:rsidRPr="001768CB">
        <w:rPr>
          <w:rFonts w:ascii="Arial" w:hAnsi="Arial" w:cs="Arial"/>
          <w:sz w:val="20"/>
          <w:szCs w:val="20"/>
        </w:rPr>
        <w:t>B. Predicción probabilística mediante regresión por cuantiles</w:t>
      </w:r>
      <w:bookmarkEnd w:id="118"/>
    </w:p>
    <w:p w14:paraId="41D16304" w14:textId="77777777" w:rsidR="001768CB" w:rsidRPr="001768CB" w:rsidRDefault="001768CB" w:rsidP="001768CB">
      <w:pPr>
        <w:jc w:val="both"/>
        <w:rPr>
          <w:rFonts w:ascii="Arial" w:hAnsi="Arial" w:cs="Arial"/>
          <w:sz w:val="20"/>
          <w:szCs w:val="20"/>
        </w:rPr>
      </w:pPr>
    </w:p>
    <w:p w14:paraId="18D05A56"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La solución utiliza XGBoost como motor principal de inferencia, configurado para realizar una regresión por cuantiles. Este enfoque permite ir más allá de una predicción puntual y ofrecer una visión de riesgo:</w:t>
      </w:r>
    </w:p>
    <w:p w14:paraId="0C264C78" w14:textId="77777777" w:rsidR="001768CB" w:rsidRPr="001768CB" w:rsidRDefault="001768CB">
      <w:pPr>
        <w:pStyle w:val="Prrafodelista"/>
        <w:numPr>
          <w:ilvl w:val="0"/>
          <w:numId w:val="26"/>
        </w:numPr>
        <w:jc w:val="both"/>
        <w:rPr>
          <w:rFonts w:ascii="Arial" w:hAnsi="Arial" w:cs="Arial"/>
          <w:sz w:val="20"/>
          <w:szCs w:val="20"/>
        </w:rPr>
      </w:pPr>
      <w:r w:rsidRPr="001768CB">
        <w:rPr>
          <w:rFonts w:ascii="Arial" w:hAnsi="Arial" w:cs="Arial"/>
          <w:sz w:val="20"/>
          <w:szCs w:val="20"/>
        </w:rPr>
        <w:t>Escenario inferior (p10): Representa la carga mínima esperada, útil para identificar periodos de infrautilización.</w:t>
      </w:r>
    </w:p>
    <w:p w14:paraId="3450460D" w14:textId="77777777" w:rsidR="001768CB" w:rsidRPr="001768CB" w:rsidRDefault="001768CB">
      <w:pPr>
        <w:pStyle w:val="Prrafodelista"/>
        <w:numPr>
          <w:ilvl w:val="0"/>
          <w:numId w:val="26"/>
        </w:numPr>
        <w:jc w:val="both"/>
        <w:rPr>
          <w:rFonts w:ascii="Arial" w:hAnsi="Arial" w:cs="Arial"/>
          <w:sz w:val="20"/>
          <w:szCs w:val="20"/>
        </w:rPr>
      </w:pPr>
      <w:r w:rsidRPr="001768CB">
        <w:rPr>
          <w:rFonts w:ascii="Arial" w:hAnsi="Arial" w:cs="Arial"/>
          <w:sz w:val="20"/>
          <w:szCs w:val="20"/>
        </w:rPr>
        <w:t>Escenario central (p50): Funciona como la mediana de la predicción, representando el comportamiento más probable del sistema.</w:t>
      </w:r>
    </w:p>
    <w:p w14:paraId="069C2BE1" w14:textId="77777777" w:rsidR="001768CB" w:rsidRPr="001768CB" w:rsidRDefault="001768CB">
      <w:pPr>
        <w:pStyle w:val="Prrafodelista"/>
        <w:numPr>
          <w:ilvl w:val="0"/>
          <w:numId w:val="26"/>
        </w:numPr>
        <w:jc w:val="both"/>
        <w:rPr>
          <w:rFonts w:ascii="Arial" w:hAnsi="Arial" w:cs="Arial"/>
          <w:sz w:val="20"/>
          <w:szCs w:val="20"/>
        </w:rPr>
      </w:pPr>
      <w:r w:rsidRPr="001768CB">
        <w:rPr>
          <w:rFonts w:ascii="Arial" w:hAnsi="Arial" w:cs="Arial"/>
          <w:sz w:val="20"/>
          <w:szCs w:val="20"/>
        </w:rPr>
        <w:t>Escenario crítico (p90): Estima el límite superior de la demanda con un 90% de confianza. Esta métrica es el pilar para la planificación de capacidad, permitiendo que la instancia IaaS esté preparada para escenarios de estrés sin degradar el rendimiento.</w:t>
      </w:r>
    </w:p>
    <w:p w14:paraId="304C1155" w14:textId="77777777" w:rsidR="001768CB" w:rsidRPr="001768CB" w:rsidRDefault="001768CB" w:rsidP="001768CB">
      <w:pPr>
        <w:jc w:val="both"/>
        <w:rPr>
          <w:rFonts w:ascii="Arial" w:hAnsi="Arial" w:cs="Arial"/>
          <w:sz w:val="20"/>
          <w:szCs w:val="20"/>
        </w:rPr>
      </w:pPr>
    </w:p>
    <w:p w14:paraId="7141C55D" w14:textId="77777777" w:rsidR="001768CB" w:rsidRPr="001768CB" w:rsidRDefault="001768CB" w:rsidP="001768CB">
      <w:pPr>
        <w:pStyle w:val="Ttulo2"/>
        <w:rPr>
          <w:rFonts w:ascii="Arial" w:hAnsi="Arial" w:cs="Arial"/>
          <w:sz w:val="20"/>
          <w:szCs w:val="20"/>
        </w:rPr>
      </w:pPr>
      <w:bookmarkStart w:id="119" w:name="_Toc223280081"/>
      <w:r w:rsidRPr="001768CB">
        <w:rPr>
          <w:rFonts w:ascii="Arial" w:hAnsi="Arial" w:cs="Arial"/>
          <w:sz w:val="20"/>
          <w:szCs w:val="20"/>
        </w:rPr>
        <w:t>C. Detección de anomalías en la ejecución de reportes</w:t>
      </w:r>
      <w:bookmarkEnd w:id="119"/>
    </w:p>
    <w:p w14:paraId="033D78AD" w14:textId="77777777" w:rsidR="001768CB" w:rsidRPr="001768CB" w:rsidRDefault="001768CB" w:rsidP="001768CB">
      <w:pPr>
        <w:jc w:val="both"/>
        <w:rPr>
          <w:rFonts w:ascii="Arial" w:hAnsi="Arial" w:cs="Arial"/>
          <w:sz w:val="20"/>
          <w:szCs w:val="20"/>
        </w:rPr>
      </w:pPr>
    </w:p>
    <w:p w14:paraId="684B29EF"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El módulo de anomalías supervisa la integridad operativa comparando la ejecución en tiempo real contra los patrones aprendidos:</w:t>
      </w:r>
    </w:p>
    <w:p w14:paraId="2694B2A9" w14:textId="77777777" w:rsidR="001768CB" w:rsidRPr="001768CB" w:rsidRDefault="001768CB">
      <w:pPr>
        <w:pStyle w:val="Prrafodelista"/>
        <w:numPr>
          <w:ilvl w:val="0"/>
          <w:numId w:val="27"/>
        </w:numPr>
        <w:jc w:val="both"/>
        <w:rPr>
          <w:rFonts w:ascii="Arial" w:hAnsi="Arial" w:cs="Arial"/>
          <w:sz w:val="20"/>
          <w:szCs w:val="20"/>
        </w:rPr>
      </w:pPr>
      <w:r w:rsidRPr="001768CB">
        <w:rPr>
          <w:rFonts w:ascii="Arial" w:hAnsi="Arial" w:cs="Arial"/>
          <w:sz w:val="20"/>
          <w:szCs w:val="20"/>
        </w:rPr>
        <w:t>Identificación de desviaciones multidimensionales: Mediante el uso de Isolation Forest, el sistema detecta ejecuciones que presentan duraciones o consumos de recursos fuera de los rangos históricos normales.</w:t>
      </w:r>
    </w:p>
    <w:p w14:paraId="3196B90A" w14:textId="77777777" w:rsidR="001768CB" w:rsidRPr="001768CB" w:rsidRDefault="001768CB">
      <w:pPr>
        <w:pStyle w:val="Prrafodelista"/>
        <w:numPr>
          <w:ilvl w:val="0"/>
          <w:numId w:val="27"/>
        </w:numPr>
        <w:jc w:val="both"/>
        <w:rPr>
          <w:rFonts w:ascii="Arial" w:hAnsi="Arial" w:cs="Arial"/>
          <w:sz w:val="20"/>
          <w:szCs w:val="20"/>
        </w:rPr>
      </w:pPr>
      <w:r w:rsidRPr="001768CB">
        <w:rPr>
          <w:rFonts w:ascii="Arial" w:hAnsi="Arial" w:cs="Arial"/>
          <w:sz w:val="20"/>
          <w:szCs w:val="20"/>
        </w:rPr>
        <w:t>Análisis de comportamiento anómalo: El sistema clasifica las ejecuciones en estados normales o sospechosos, facilitando la detección temprana de reportes ineficientes o fallos en la infraestructura antes de que afecten al resto del backlog.</w:t>
      </w:r>
    </w:p>
    <w:p w14:paraId="7E457E95" w14:textId="77777777" w:rsidR="001768CB" w:rsidRPr="001768CB" w:rsidRDefault="001768CB" w:rsidP="001768CB">
      <w:pPr>
        <w:jc w:val="both"/>
        <w:rPr>
          <w:rFonts w:ascii="Arial" w:hAnsi="Arial" w:cs="Arial"/>
          <w:sz w:val="20"/>
          <w:szCs w:val="20"/>
        </w:rPr>
      </w:pPr>
    </w:p>
    <w:p w14:paraId="4B16250C" w14:textId="77777777" w:rsidR="001768CB" w:rsidRPr="001768CB" w:rsidRDefault="001768CB" w:rsidP="001768CB">
      <w:pPr>
        <w:pStyle w:val="Ttulo2"/>
        <w:rPr>
          <w:rFonts w:ascii="Arial" w:hAnsi="Arial" w:cs="Arial"/>
          <w:sz w:val="20"/>
          <w:szCs w:val="20"/>
        </w:rPr>
      </w:pPr>
      <w:bookmarkStart w:id="120" w:name="_Toc223280082"/>
      <w:r w:rsidRPr="001768CB">
        <w:rPr>
          <w:rFonts w:ascii="Arial" w:hAnsi="Arial" w:cs="Arial"/>
          <w:sz w:val="20"/>
          <w:szCs w:val="20"/>
        </w:rPr>
        <w:t>D. Ciclo de vida MLOps y gobernanza del modelo</w:t>
      </w:r>
      <w:bookmarkEnd w:id="120"/>
    </w:p>
    <w:p w14:paraId="2B980E35" w14:textId="77777777" w:rsidR="001768CB" w:rsidRPr="001768CB" w:rsidRDefault="001768CB" w:rsidP="00826D2D">
      <w:pPr>
        <w:rPr>
          <w:rFonts w:ascii="Arial" w:hAnsi="Arial" w:cs="Arial"/>
          <w:sz w:val="20"/>
          <w:szCs w:val="20"/>
        </w:rPr>
      </w:pPr>
    </w:p>
    <w:p w14:paraId="0365E0B9"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Para garantizar que las predicciones de XGBoost sigan siendo precisas ante cambios en el software o en el comportamiento de los usuarios, se integra un flujo de trabajo de operaciones de machine learning:</w:t>
      </w:r>
    </w:p>
    <w:p w14:paraId="766AC809" w14:textId="77777777" w:rsidR="001768CB" w:rsidRPr="001768CB" w:rsidRDefault="001768CB">
      <w:pPr>
        <w:pStyle w:val="Prrafodelista"/>
        <w:numPr>
          <w:ilvl w:val="0"/>
          <w:numId w:val="28"/>
        </w:numPr>
        <w:jc w:val="both"/>
        <w:rPr>
          <w:rFonts w:ascii="Arial" w:hAnsi="Arial" w:cs="Arial"/>
          <w:sz w:val="20"/>
          <w:szCs w:val="20"/>
        </w:rPr>
      </w:pPr>
      <w:r w:rsidRPr="001768CB">
        <w:rPr>
          <w:rFonts w:ascii="Arial" w:hAnsi="Arial" w:cs="Arial"/>
          <w:sz w:val="20"/>
          <w:szCs w:val="20"/>
        </w:rPr>
        <w:t>Versionamiento y trazabilidad: Los modelos p10, p50 y p90 se almacenan y versionan de forma independiente, permitiendo auditar el rendimiento de cada cuantil.</w:t>
      </w:r>
    </w:p>
    <w:p w14:paraId="7988EF43" w14:textId="77777777" w:rsidR="001768CB" w:rsidRPr="001768CB" w:rsidRDefault="001768CB">
      <w:pPr>
        <w:pStyle w:val="Prrafodelista"/>
        <w:numPr>
          <w:ilvl w:val="0"/>
          <w:numId w:val="28"/>
        </w:numPr>
        <w:jc w:val="both"/>
        <w:rPr>
          <w:rFonts w:ascii="Arial" w:hAnsi="Arial" w:cs="Arial"/>
          <w:sz w:val="20"/>
          <w:szCs w:val="20"/>
        </w:rPr>
      </w:pPr>
      <w:r w:rsidRPr="001768CB">
        <w:rPr>
          <w:rFonts w:ascii="Arial" w:hAnsi="Arial" w:cs="Arial"/>
          <w:sz w:val="20"/>
          <w:szCs w:val="20"/>
        </w:rPr>
        <w:t>Validación mediante métricas de error: El desempeño se mide rigurosamente utilizando el Error Absoluto Medio (MAE) y la Raíz del Error Cuadrático Medio (RMSE), asegurando que el modelo mantenga su capacidad predictiva dentro de márgenes aceptables para la operación.</w:t>
      </w:r>
    </w:p>
    <w:p w14:paraId="154FD00F" w14:textId="77777777" w:rsidR="001768CB" w:rsidRPr="001768CB" w:rsidRDefault="001768CB" w:rsidP="001768CB">
      <w:pPr>
        <w:jc w:val="both"/>
        <w:rPr>
          <w:rFonts w:ascii="Arial" w:hAnsi="Arial" w:cs="Arial"/>
          <w:sz w:val="20"/>
          <w:szCs w:val="20"/>
        </w:rPr>
      </w:pPr>
    </w:p>
    <w:p w14:paraId="31ED8686" w14:textId="77777777" w:rsidR="001768CB" w:rsidRPr="001768CB" w:rsidRDefault="001768CB" w:rsidP="001768CB">
      <w:pPr>
        <w:pStyle w:val="Ttulo2"/>
        <w:rPr>
          <w:rFonts w:ascii="Arial" w:hAnsi="Arial" w:cs="Arial"/>
          <w:sz w:val="20"/>
          <w:szCs w:val="20"/>
        </w:rPr>
      </w:pPr>
      <w:bookmarkStart w:id="121" w:name="_Toc223280083"/>
      <w:r w:rsidRPr="001768CB">
        <w:rPr>
          <w:rFonts w:ascii="Arial" w:hAnsi="Arial" w:cs="Arial"/>
          <w:sz w:val="20"/>
          <w:szCs w:val="20"/>
        </w:rPr>
        <w:t>E. Motor de decisiones y recomendación de colas</w:t>
      </w:r>
      <w:bookmarkEnd w:id="121"/>
    </w:p>
    <w:p w14:paraId="004E8991" w14:textId="77777777" w:rsidR="001768CB" w:rsidRPr="001768CB" w:rsidRDefault="001768CB" w:rsidP="001768CB">
      <w:pPr>
        <w:jc w:val="both"/>
        <w:rPr>
          <w:rFonts w:ascii="Arial" w:hAnsi="Arial" w:cs="Arial"/>
          <w:sz w:val="20"/>
          <w:szCs w:val="20"/>
        </w:rPr>
      </w:pPr>
    </w:p>
    <w:p w14:paraId="60002CB5"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La salida técnica del modelo se traduce en acciones directas para la optimización de la instancia IaaS:</w:t>
      </w:r>
    </w:p>
    <w:p w14:paraId="1D465525" w14:textId="77777777" w:rsidR="001768CB" w:rsidRDefault="001768CB" w:rsidP="001768CB">
      <w:pPr>
        <w:jc w:val="both"/>
        <w:rPr>
          <w:rFonts w:ascii="Arial" w:hAnsi="Arial" w:cs="Arial"/>
          <w:sz w:val="20"/>
          <w:szCs w:val="20"/>
        </w:rPr>
      </w:pPr>
      <w:r w:rsidRPr="001768CB">
        <w:rPr>
          <w:rFonts w:ascii="Arial" w:hAnsi="Arial" w:cs="Arial"/>
          <w:sz w:val="20"/>
          <w:szCs w:val="20"/>
        </w:rPr>
        <w:lastRenderedPageBreak/>
        <w:t xml:space="preserve">Recomendación de colas (Queue Recommendation): </w:t>
      </w:r>
    </w:p>
    <w:p w14:paraId="01BFFBF8" w14:textId="5ECDEE93" w:rsidR="001768CB" w:rsidRPr="001768CB" w:rsidRDefault="001768CB">
      <w:pPr>
        <w:pStyle w:val="Prrafodelista"/>
        <w:numPr>
          <w:ilvl w:val="0"/>
          <w:numId w:val="29"/>
        </w:numPr>
        <w:jc w:val="both"/>
        <w:rPr>
          <w:rFonts w:ascii="Arial" w:hAnsi="Arial" w:cs="Arial"/>
          <w:sz w:val="20"/>
          <w:szCs w:val="20"/>
        </w:rPr>
      </w:pPr>
      <w:r w:rsidRPr="001768CB">
        <w:rPr>
          <w:rFonts w:ascii="Arial" w:hAnsi="Arial" w:cs="Arial"/>
          <w:sz w:val="20"/>
          <w:szCs w:val="20"/>
        </w:rPr>
        <w:t>El sistema analiza la carga futura p90 y sugiere la distribución de reportes en diferentes colas de ejecución para evitar cuellos de botella.</w:t>
      </w:r>
    </w:p>
    <w:p w14:paraId="3D31FD49" w14:textId="77777777" w:rsidR="001768CB" w:rsidRPr="001768CB" w:rsidRDefault="001768CB">
      <w:pPr>
        <w:pStyle w:val="Prrafodelista"/>
        <w:numPr>
          <w:ilvl w:val="0"/>
          <w:numId w:val="29"/>
        </w:numPr>
        <w:jc w:val="both"/>
        <w:rPr>
          <w:rFonts w:ascii="Arial" w:hAnsi="Arial" w:cs="Arial"/>
          <w:sz w:val="20"/>
          <w:szCs w:val="20"/>
        </w:rPr>
      </w:pPr>
      <w:r w:rsidRPr="001768CB">
        <w:rPr>
          <w:rFonts w:ascii="Arial" w:hAnsi="Arial" w:cs="Arial"/>
          <w:sz w:val="20"/>
          <w:szCs w:val="20"/>
        </w:rPr>
        <w:t>Optimización de costos: Al conocer con precisión los periodos de baja demanda (p10), la organización puede ajustar la potencia de cómputo, evitando el pago por recursos no utilizados.</w:t>
      </w:r>
    </w:p>
    <w:p w14:paraId="41CEA919" w14:textId="77777777" w:rsidR="001768CB" w:rsidRPr="001768CB" w:rsidRDefault="001768CB">
      <w:pPr>
        <w:pStyle w:val="Prrafodelista"/>
        <w:numPr>
          <w:ilvl w:val="0"/>
          <w:numId w:val="29"/>
        </w:numPr>
        <w:jc w:val="both"/>
        <w:rPr>
          <w:rFonts w:ascii="Arial" w:hAnsi="Arial" w:cs="Arial"/>
          <w:sz w:val="20"/>
          <w:szCs w:val="20"/>
        </w:rPr>
      </w:pPr>
      <w:r w:rsidRPr="001768CB">
        <w:rPr>
          <w:rFonts w:ascii="Arial" w:hAnsi="Arial" w:cs="Arial"/>
          <w:sz w:val="20"/>
          <w:szCs w:val="20"/>
        </w:rPr>
        <w:t>Prevención de degradación: El sistema permite identificar proactivamente cuándo un reporte específico saturará la instancia, permitiendo su reprogramación o aislamiento.</w:t>
      </w:r>
    </w:p>
    <w:p w14:paraId="3039EAD1" w14:textId="77777777" w:rsidR="001768CB" w:rsidRPr="001768CB" w:rsidRDefault="001768CB" w:rsidP="001768CB">
      <w:pPr>
        <w:jc w:val="both"/>
        <w:rPr>
          <w:rFonts w:ascii="Arial" w:hAnsi="Arial" w:cs="Arial"/>
          <w:sz w:val="20"/>
          <w:szCs w:val="20"/>
        </w:rPr>
      </w:pPr>
    </w:p>
    <w:p w14:paraId="38F21963" w14:textId="77777777" w:rsidR="001768CB" w:rsidRPr="001768CB" w:rsidRDefault="001768CB" w:rsidP="001768CB">
      <w:pPr>
        <w:pStyle w:val="Ttulo2"/>
        <w:rPr>
          <w:rFonts w:ascii="Arial" w:hAnsi="Arial" w:cs="Arial"/>
          <w:sz w:val="20"/>
          <w:szCs w:val="20"/>
        </w:rPr>
      </w:pPr>
      <w:bookmarkStart w:id="122" w:name="_Toc223280084"/>
      <w:r w:rsidRPr="001768CB">
        <w:rPr>
          <w:rFonts w:ascii="Arial" w:hAnsi="Arial" w:cs="Arial"/>
          <w:sz w:val="20"/>
          <w:szCs w:val="20"/>
        </w:rPr>
        <w:t>F. Dashboard analítico de gestión</w:t>
      </w:r>
      <w:bookmarkEnd w:id="122"/>
    </w:p>
    <w:p w14:paraId="3AC4AD0D" w14:textId="77777777" w:rsidR="001768CB" w:rsidRPr="001768CB" w:rsidRDefault="001768CB" w:rsidP="001768CB">
      <w:pPr>
        <w:jc w:val="both"/>
        <w:rPr>
          <w:rFonts w:ascii="Arial" w:hAnsi="Arial" w:cs="Arial"/>
          <w:sz w:val="20"/>
          <w:szCs w:val="20"/>
        </w:rPr>
      </w:pPr>
    </w:p>
    <w:p w14:paraId="262FAD82" w14:textId="77777777" w:rsidR="001768CB" w:rsidRPr="001768CB" w:rsidRDefault="001768CB" w:rsidP="001768CB">
      <w:pPr>
        <w:jc w:val="both"/>
        <w:rPr>
          <w:rFonts w:ascii="Arial" w:hAnsi="Arial" w:cs="Arial"/>
          <w:sz w:val="20"/>
          <w:szCs w:val="20"/>
        </w:rPr>
      </w:pPr>
      <w:r w:rsidRPr="001768CB">
        <w:rPr>
          <w:rFonts w:ascii="Arial" w:hAnsi="Arial" w:cs="Arial"/>
          <w:sz w:val="20"/>
          <w:szCs w:val="20"/>
        </w:rPr>
        <w:t>Toda la lógica de predicción y detección se expone a través de una interfaz desarrollada en Streamlit, que permite a los administradores de TI:</w:t>
      </w:r>
    </w:p>
    <w:p w14:paraId="0E200947" w14:textId="77777777" w:rsidR="001768CB" w:rsidRPr="001768CB" w:rsidRDefault="001768CB">
      <w:pPr>
        <w:pStyle w:val="Prrafodelista"/>
        <w:numPr>
          <w:ilvl w:val="0"/>
          <w:numId w:val="30"/>
        </w:numPr>
        <w:jc w:val="both"/>
        <w:rPr>
          <w:rFonts w:ascii="Arial" w:hAnsi="Arial" w:cs="Arial"/>
          <w:sz w:val="20"/>
          <w:szCs w:val="20"/>
        </w:rPr>
      </w:pPr>
      <w:r w:rsidRPr="001768CB">
        <w:rPr>
          <w:rFonts w:ascii="Arial" w:hAnsi="Arial" w:cs="Arial"/>
          <w:sz w:val="20"/>
          <w:szCs w:val="20"/>
        </w:rPr>
        <w:t>Visualizar el horizonte futuro de ejecución con sus respectivos intervalos de confianza.</w:t>
      </w:r>
    </w:p>
    <w:p w14:paraId="7E10B358" w14:textId="77777777" w:rsidR="001768CB" w:rsidRPr="001768CB" w:rsidRDefault="001768CB">
      <w:pPr>
        <w:pStyle w:val="Prrafodelista"/>
        <w:numPr>
          <w:ilvl w:val="0"/>
          <w:numId w:val="30"/>
        </w:numPr>
        <w:jc w:val="both"/>
        <w:rPr>
          <w:rFonts w:ascii="Arial" w:hAnsi="Arial" w:cs="Arial"/>
          <w:sz w:val="20"/>
          <w:szCs w:val="20"/>
        </w:rPr>
      </w:pPr>
      <w:r w:rsidRPr="001768CB">
        <w:rPr>
          <w:rFonts w:ascii="Arial" w:hAnsi="Arial" w:cs="Arial"/>
          <w:sz w:val="20"/>
          <w:szCs w:val="20"/>
        </w:rPr>
        <w:t>Comparar el rendimiento del modelo actual frente a un baseline simple para justificar la ganancia de precisión.</w:t>
      </w:r>
    </w:p>
    <w:p w14:paraId="25170B54" w14:textId="61BD2CE7" w:rsidR="001768CB" w:rsidRPr="001768CB" w:rsidRDefault="001768CB">
      <w:pPr>
        <w:pStyle w:val="Prrafodelista"/>
        <w:numPr>
          <w:ilvl w:val="0"/>
          <w:numId w:val="30"/>
        </w:numPr>
        <w:jc w:val="both"/>
        <w:rPr>
          <w:rFonts w:ascii="Arial" w:hAnsi="Arial" w:cs="Arial"/>
          <w:sz w:val="20"/>
          <w:szCs w:val="20"/>
        </w:rPr>
      </w:pPr>
      <w:r w:rsidRPr="001768CB">
        <w:rPr>
          <w:rFonts w:ascii="Arial" w:hAnsi="Arial" w:cs="Arial"/>
          <w:sz w:val="20"/>
          <w:szCs w:val="20"/>
        </w:rPr>
        <w:t>Monitorear las alertas de anomalías y el estado de salud general de los procesos de reporteo en el entorno IaaS.</w:t>
      </w:r>
    </w:p>
    <w:p w14:paraId="19CEE681" w14:textId="485F09D3" w:rsidR="0022413D" w:rsidRDefault="0022413D" w:rsidP="00C30926">
      <w:pPr>
        <w:pStyle w:val="Ttulo1"/>
        <w:rPr>
          <w:rFonts w:ascii="Arial" w:hAnsi="Arial" w:cs="Arial"/>
          <w:sz w:val="20"/>
          <w:szCs w:val="20"/>
        </w:rPr>
      </w:pPr>
      <w:bookmarkStart w:id="123" w:name="_Toc223280085"/>
      <w:r>
        <w:rPr>
          <w:rFonts w:ascii="Arial" w:hAnsi="Arial" w:cs="Arial"/>
          <w:sz w:val="20"/>
          <w:szCs w:val="20"/>
        </w:rPr>
        <w:t>Cronograma de actividades</w:t>
      </w:r>
      <w:bookmarkEnd w:id="123"/>
    </w:p>
    <w:p w14:paraId="473ABDDE" w14:textId="77777777" w:rsidR="0022413D" w:rsidRPr="0022413D" w:rsidRDefault="0022413D" w:rsidP="0022413D">
      <w:commentRangeStart w:id="124"/>
      <w:r w:rsidRPr="0022413D">
        <w:rPr>
          <w:noProof/>
        </w:rPr>
        <w:drawing>
          <wp:inline distT="0" distB="0" distL="0" distR="0" wp14:anchorId="4792C924" wp14:editId="6255E9B6">
            <wp:extent cx="5612130" cy="4198620"/>
            <wp:effectExtent l="0" t="0" r="7620" b="0"/>
            <wp:docPr id="1515004581"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4581" name="Picture 1" descr="A document with text and numbers&#10;&#10;AI-generated content may be incorrect."/>
                    <pic:cNvPicPr/>
                  </pic:nvPicPr>
                  <pic:blipFill>
                    <a:blip r:embed="rId14"/>
                    <a:stretch>
                      <a:fillRect/>
                    </a:stretch>
                  </pic:blipFill>
                  <pic:spPr>
                    <a:xfrm>
                      <a:off x="0" y="0"/>
                      <a:ext cx="5612130" cy="4198620"/>
                    </a:xfrm>
                    <a:prstGeom prst="rect">
                      <a:avLst/>
                    </a:prstGeom>
                  </pic:spPr>
                </pic:pic>
              </a:graphicData>
            </a:graphic>
          </wp:inline>
        </w:drawing>
      </w:r>
      <w:commentRangeEnd w:id="124"/>
      <w:r w:rsidR="00C46246" w:rsidRPr="0022413D">
        <w:rPr>
          <w:rStyle w:val="Refdecomentario"/>
          <w:sz w:val="24"/>
          <w:szCs w:val="24"/>
        </w:rPr>
        <w:commentReference w:id="124"/>
      </w:r>
    </w:p>
    <w:p w14:paraId="302C8C7D" w14:textId="368A0CA1" w:rsidR="00A24AA2" w:rsidRDefault="00A24AA2" w:rsidP="00C30926">
      <w:pPr>
        <w:pStyle w:val="Ttulo1"/>
        <w:rPr>
          <w:ins w:id="125" w:author="ANGEL EDUARDO VILLEGAS ORTIZ [2]" w:date="2026-03-20T15:59:00Z" w16du:dateUtc="2026-03-20T21:59:00Z"/>
          <w:rFonts w:ascii="Arial" w:hAnsi="Arial" w:cs="Arial"/>
          <w:sz w:val="20"/>
          <w:szCs w:val="20"/>
        </w:rPr>
      </w:pPr>
      <w:bookmarkStart w:id="126" w:name="_Toc223280086"/>
      <w:commentRangeStart w:id="127"/>
      <w:ins w:id="128" w:author="ANGEL EDUARDO VILLEGAS ORTIZ [2]" w:date="2026-03-20T15:59:00Z" w16du:dateUtc="2026-03-20T21:59:00Z">
        <w:r>
          <w:rPr>
            <w:rFonts w:ascii="Arial" w:hAnsi="Arial" w:cs="Arial"/>
            <w:sz w:val="20"/>
            <w:szCs w:val="20"/>
          </w:rPr>
          <w:lastRenderedPageBreak/>
          <w:t>Desarrollo</w:t>
        </w:r>
      </w:ins>
      <w:commentRangeEnd w:id="127"/>
      <w:r w:rsidR="00376C96">
        <w:rPr>
          <w:rStyle w:val="Refdecomentario"/>
          <w:rFonts w:ascii="Arial" w:hAnsi="Arial" w:cs="Arial"/>
          <w:sz w:val="20"/>
          <w:szCs w:val="20"/>
        </w:rPr>
        <w:commentReference w:id="127"/>
      </w:r>
    </w:p>
    <w:p w14:paraId="7A8ED3FF" w14:textId="64DA9254" w:rsidR="001768CB" w:rsidRDefault="001768CB" w:rsidP="00C30926">
      <w:pPr>
        <w:pStyle w:val="Ttulo1"/>
        <w:rPr>
          <w:rFonts w:ascii="Arial" w:hAnsi="Arial" w:cs="Arial"/>
          <w:sz w:val="20"/>
          <w:szCs w:val="20"/>
        </w:rPr>
      </w:pPr>
      <w:r w:rsidRPr="001768CB">
        <w:rPr>
          <w:rFonts w:ascii="Arial" w:hAnsi="Arial" w:cs="Arial"/>
          <w:sz w:val="20"/>
          <w:szCs w:val="20"/>
        </w:rPr>
        <w:t>Experimentación</w:t>
      </w:r>
      <w:bookmarkEnd w:id="126"/>
    </w:p>
    <w:p w14:paraId="2AAEAAB2" w14:textId="73D6D0E2" w:rsidR="001768CB" w:rsidRPr="00E266AC" w:rsidRDefault="00E266AC" w:rsidP="00E266AC">
      <w:pPr>
        <w:jc w:val="both"/>
        <w:rPr>
          <w:rFonts w:ascii="Arial" w:hAnsi="Arial" w:cs="Arial"/>
          <w:sz w:val="20"/>
          <w:szCs w:val="20"/>
        </w:rPr>
      </w:pPr>
      <w:r w:rsidRPr="00E266AC">
        <w:rPr>
          <w:rFonts w:ascii="Arial" w:hAnsi="Arial" w:cs="Arial"/>
          <w:sz w:val="20"/>
          <w:szCs w:val="20"/>
        </w:rPr>
        <w:t>La fase experimental se fundamenta en un ecosistema de ciencia de datos diseñado para el procesamiento de alto rendimiento y la trazabilidad de modelos. Se utilizó el lenguaje de programación Python, integrando la librería Polars para la manipulación de datos debido a su eficiencia en el manejo de grandes volúmenes de registros temporales. El núcleo predictivo se basa en el algoritmo XGBoost, gestionando el ciclo de vida del aprendizaje automático mediante MLflow. Esta herramienta permite un registro riguroso de cada iteración, facilitando la comparación de hiperparámetros y la reproducibilidad de los resultados en la infraestructura IaaS.</w:t>
      </w:r>
    </w:p>
    <w:p w14:paraId="1FD011CE" w14:textId="77777777" w:rsidR="00E266AC" w:rsidRPr="00E266AC" w:rsidRDefault="00E266AC" w:rsidP="00E266AC">
      <w:pPr>
        <w:jc w:val="both"/>
        <w:rPr>
          <w:rFonts w:ascii="Arial" w:hAnsi="Arial" w:cs="Arial"/>
          <w:sz w:val="20"/>
          <w:szCs w:val="20"/>
        </w:rPr>
      </w:pPr>
    </w:p>
    <w:p w14:paraId="24393CA6" w14:textId="77777777" w:rsidR="0052092A" w:rsidRPr="0052092A" w:rsidRDefault="00E266AC" w:rsidP="0052092A">
      <w:pPr>
        <w:pStyle w:val="Ttulo2"/>
        <w:rPr>
          <w:rFonts w:ascii="Arial" w:hAnsi="Arial" w:cs="Arial"/>
          <w:sz w:val="20"/>
          <w:szCs w:val="20"/>
        </w:rPr>
      </w:pPr>
      <w:bookmarkStart w:id="129" w:name="_Toc223280087"/>
      <w:r w:rsidRPr="0052092A">
        <w:rPr>
          <w:rFonts w:ascii="Arial" w:hAnsi="Arial" w:cs="Arial"/>
          <w:noProof/>
          <w:sz w:val="20"/>
          <w:szCs w:val="20"/>
        </w:rPr>
        <mc:AlternateContent>
          <mc:Choice Requires="wps">
            <w:drawing>
              <wp:anchor distT="0" distB="0" distL="114300" distR="114300" simplePos="0" relativeHeight="251661312" behindDoc="0" locked="0" layoutInCell="1" allowOverlap="1" wp14:anchorId="0B1CD849" wp14:editId="6AF2E40A">
                <wp:simplePos x="0" y="0"/>
                <wp:positionH relativeFrom="column">
                  <wp:posOffset>3409950</wp:posOffset>
                </wp:positionH>
                <wp:positionV relativeFrom="paragraph">
                  <wp:posOffset>2131695</wp:posOffset>
                </wp:positionV>
                <wp:extent cx="2105660" cy="635"/>
                <wp:effectExtent l="0" t="0" r="0" b="0"/>
                <wp:wrapSquare wrapText="bothSides"/>
                <wp:docPr id="976879557" name="Cuadro de texto 1"/>
                <wp:cNvGraphicFramePr/>
                <a:graphic xmlns:a="http://schemas.openxmlformats.org/drawingml/2006/main">
                  <a:graphicData uri="http://schemas.microsoft.com/office/word/2010/wordprocessingShape">
                    <wps:wsp>
                      <wps:cNvSpPr txBox="1"/>
                      <wps:spPr>
                        <a:xfrm>
                          <a:off x="0" y="0"/>
                          <a:ext cx="2105660" cy="635"/>
                        </a:xfrm>
                        <a:prstGeom prst="rect">
                          <a:avLst/>
                        </a:prstGeom>
                        <a:solidFill>
                          <a:prstClr val="white"/>
                        </a:solidFill>
                        <a:ln>
                          <a:noFill/>
                        </a:ln>
                      </wps:spPr>
                      <wps:txbx>
                        <w:txbxContent>
                          <w:p w14:paraId="755AA90D" w14:textId="38FCBC17" w:rsidR="00E266AC" w:rsidRPr="00C7115F" w:rsidRDefault="00E266AC" w:rsidP="00E266AC">
                            <w:pPr>
                              <w:pStyle w:val="Descripcin"/>
                              <w:rPr>
                                <w:rFonts w:ascii="Arial" w:hAnsi="Arial" w:cs="Arial"/>
                                <w:sz w:val="20"/>
                                <w:szCs w:val="20"/>
                              </w:rPr>
                            </w:pPr>
                            <w:r>
                              <w:t xml:space="preserve">Ilustración </w:t>
                            </w:r>
                            <w:fldSimple w:instr=" SEQ Ilustración \* ARABIC ">
                              <w:r w:rsidR="0052092A">
                                <w:rPr>
                                  <w:noProof/>
                                </w:rPr>
                                <w:t>1</w:t>
                              </w:r>
                            </w:fldSimple>
                            <w:r>
                              <w:t xml:space="preserve"> </w:t>
                            </w:r>
                            <w:r w:rsidRPr="0075481A">
                              <w:t>Análisis de relevancia de características mediante la métrica de ganancia (Gain) del mo XGBoost.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CD849" id="_x0000_s1027" type="#_x0000_t202" style="position:absolute;margin-left:268.5pt;margin-top:167.85pt;width:165.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" stroked="f">
                <v:textbox style="mso-fit-shape-to-text:t" inset="0,0,0,0">
                  <w:txbxContent>
                    <w:p w14:paraId="755AA90D" w14:textId="38FCBC17" w:rsidR="00E266AC" w:rsidRPr="00C7115F" w:rsidRDefault="00E266AC" w:rsidP="00E266AC">
                      <w:pPr>
                        <w:pStyle w:val="Descripcin"/>
                        <w:rPr>
                          <w:rFonts w:ascii="Arial" w:hAnsi="Arial" w:cs="Arial"/>
                          <w:sz w:val="20"/>
                          <w:szCs w:val="20"/>
                        </w:rPr>
                      </w:pPr>
                      <w:r>
                        <w:t xml:space="preserve">Ilustración </w:t>
                      </w:r>
                      <w:fldSimple w:instr=" SEQ Ilustración \* ARABIC ">
                        <w:r w:rsidR="0052092A">
                          <w:rPr>
                            <w:noProof/>
                          </w:rPr>
                          <w:t>1</w:t>
                        </w:r>
                      </w:fldSimple>
                      <w:r>
                        <w:t xml:space="preserve"> </w:t>
                      </w:r>
                      <w:r w:rsidRPr="0075481A">
                        <w:t>Análisis de relevancia de características mediante la métrica de ganancia (Gain) del mo XGBoost.</w:t>
                      </w:r>
                    </w:p>
                  </w:txbxContent>
                </v:textbox>
                <w10:wrap type="square"/>
              </v:shape>
            </w:pict>
          </mc:Fallback>
        </mc:AlternateContent>
      </w:r>
      <w:r w:rsidRPr="0052092A">
        <w:rPr>
          <w:rFonts w:ascii="Arial" w:hAnsi="Arial" w:cs="Arial"/>
          <w:noProof/>
          <w:sz w:val="20"/>
          <w:szCs w:val="20"/>
        </w:rPr>
        <w:drawing>
          <wp:anchor distT="0" distB="0" distL="114300" distR="114300" simplePos="0" relativeHeight="251659264" behindDoc="0" locked="0" layoutInCell="1" allowOverlap="1" wp14:anchorId="435493F2" wp14:editId="36332680">
            <wp:simplePos x="0" y="0"/>
            <wp:positionH relativeFrom="column">
              <wp:posOffset>3409950</wp:posOffset>
            </wp:positionH>
            <wp:positionV relativeFrom="paragraph">
              <wp:posOffset>6985</wp:posOffset>
            </wp:positionV>
            <wp:extent cx="2105660" cy="2067560"/>
            <wp:effectExtent l="76200" t="76200" r="142240" b="142240"/>
            <wp:wrapSquare wrapText="bothSides"/>
            <wp:docPr id="188612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284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5660" cy="2067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2092A">
        <w:rPr>
          <w:rFonts w:ascii="Arial" w:hAnsi="Arial" w:cs="Arial"/>
          <w:sz w:val="20"/>
          <w:szCs w:val="20"/>
        </w:rPr>
        <w:t>Diseño de la Ingeniería de Características</w:t>
      </w:r>
      <w:bookmarkEnd w:id="129"/>
      <w:r w:rsidRPr="0052092A">
        <w:rPr>
          <w:rFonts w:ascii="Arial" w:hAnsi="Arial" w:cs="Arial"/>
          <w:sz w:val="20"/>
          <w:szCs w:val="20"/>
        </w:rPr>
        <w:t xml:space="preserve"> </w:t>
      </w:r>
    </w:p>
    <w:p w14:paraId="78B36492" w14:textId="1520BE82" w:rsidR="00E266AC" w:rsidRPr="00E266AC" w:rsidRDefault="00E266AC" w:rsidP="00E266AC">
      <w:pPr>
        <w:jc w:val="both"/>
        <w:rPr>
          <w:rFonts w:ascii="Arial" w:hAnsi="Arial" w:cs="Arial"/>
          <w:sz w:val="20"/>
          <w:szCs w:val="20"/>
        </w:rPr>
      </w:pPr>
      <w:r w:rsidRPr="00E266AC">
        <w:rPr>
          <w:rFonts w:ascii="Arial" w:hAnsi="Arial" w:cs="Arial"/>
          <w:sz w:val="20"/>
          <w:szCs w:val="20"/>
        </w:rPr>
        <w:t>Para capturar la variabilidad de la carga de trabajo, se transformaron los datos brutos en regresores con significado físico y temporal. Se aplicó una codificación cíclica mediante funciones seno y coseno para las variables de hora y día, permitiendo al modelo interpretar la continuidad del tiempo. Adicionalmente, se incorporaron términos de Fourier para modelar estacionalidades de 24 y 168 horas, lo cual es crítico para identificar patrones de reporteo diarios y semanales. Las variables autorregresivas (lags) fueron sometidas a una transformación logarítmica (log1p) para mitigar el impacto de valores extremos y estabilizar la varianza durante el entrenamiento.</w:t>
      </w:r>
    </w:p>
    <w:p w14:paraId="2A8900E1" w14:textId="23842E2B" w:rsidR="00E266AC" w:rsidRDefault="00E266AC" w:rsidP="001768CB"/>
    <w:p w14:paraId="198E8200" w14:textId="0498B91B" w:rsidR="00E266AC" w:rsidRPr="0052092A" w:rsidRDefault="00E266AC" w:rsidP="0052092A">
      <w:pPr>
        <w:pStyle w:val="Ttulo2"/>
        <w:rPr>
          <w:rFonts w:ascii="Arial" w:hAnsi="Arial" w:cs="Arial"/>
          <w:sz w:val="20"/>
          <w:szCs w:val="20"/>
        </w:rPr>
      </w:pPr>
      <w:bookmarkStart w:id="130" w:name="_Toc223280088"/>
      <w:r w:rsidRPr="0052092A">
        <w:rPr>
          <w:rFonts w:ascii="Arial" w:hAnsi="Arial" w:cs="Arial"/>
          <w:sz w:val="20"/>
          <w:szCs w:val="20"/>
        </w:rPr>
        <w:t>Protocolo de Validación Temporal</w:t>
      </w:r>
      <w:bookmarkEnd w:id="130"/>
    </w:p>
    <w:p w14:paraId="399CD564" w14:textId="0B1DEF5A" w:rsidR="00E266AC" w:rsidRDefault="00E266AC" w:rsidP="00A11ACB">
      <w:pPr>
        <w:jc w:val="both"/>
        <w:rPr>
          <w:rFonts w:ascii="Arial" w:hAnsi="Arial" w:cs="Arial"/>
          <w:sz w:val="20"/>
          <w:szCs w:val="20"/>
        </w:rPr>
      </w:pPr>
      <w:r w:rsidRPr="00A11ACB">
        <w:rPr>
          <w:rFonts w:ascii="Arial" w:hAnsi="Arial" w:cs="Arial"/>
          <w:sz w:val="20"/>
          <w:szCs w:val="20"/>
        </w:rPr>
        <w:t>Considerando que los datos poseen una dependencia cronológica estricta, se descartó la validación cruzada aleatoria en favor de un esquema de Validación Cruzada de Series Temporales (TimeSeriesSplit). Este método divide el conjunto de datos en cinco pliegues (folds) donde el conjunto de entrenamiento crece incrementalmente en el tiempo, validando siempre con el bloque de datos inmediatamente posterior. Este diseño asegura que el modelo sea evaluado bajo condiciones que simulan su operación real, previniendo el sesgo por fuga de información del futuro hacia el pasado</w:t>
      </w:r>
    </w:p>
    <w:p w14:paraId="721F040D" w14:textId="77777777" w:rsidR="00A11ACB" w:rsidRPr="00A11ACB" w:rsidRDefault="00A11ACB" w:rsidP="00A11ACB">
      <w:pPr>
        <w:jc w:val="both"/>
        <w:rPr>
          <w:rFonts w:ascii="Arial" w:hAnsi="Arial" w:cs="Arial"/>
          <w:sz w:val="20"/>
          <w:szCs w:val="20"/>
        </w:rPr>
      </w:pPr>
    </w:p>
    <w:p w14:paraId="2113F167" w14:textId="77777777" w:rsidR="0052092A" w:rsidRPr="0052092A" w:rsidRDefault="00A11ACB" w:rsidP="0052092A">
      <w:pPr>
        <w:pStyle w:val="Ttulo2"/>
        <w:rPr>
          <w:rFonts w:ascii="Arial" w:hAnsi="Arial" w:cs="Arial"/>
          <w:sz w:val="20"/>
          <w:szCs w:val="20"/>
        </w:rPr>
      </w:pPr>
      <w:bookmarkStart w:id="131" w:name="_Toc223280089"/>
      <w:r w:rsidRPr="0052092A">
        <w:rPr>
          <w:rFonts w:ascii="Arial" w:hAnsi="Arial" w:cs="Arial"/>
          <w:sz w:val="20"/>
          <w:szCs w:val="20"/>
        </w:rPr>
        <w:t>Protocolo de Validación Temporal</w:t>
      </w:r>
      <w:bookmarkEnd w:id="131"/>
      <w:r w:rsidRPr="0052092A">
        <w:rPr>
          <w:rFonts w:ascii="Arial" w:hAnsi="Arial" w:cs="Arial"/>
          <w:sz w:val="20"/>
          <w:szCs w:val="20"/>
        </w:rPr>
        <w:t xml:space="preserve"> </w:t>
      </w:r>
    </w:p>
    <w:p w14:paraId="3588DE7F" w14:textId="379D1AA5" w:rsidR="00A11ACB" w:rsidRDefault="00A11ACB" w:rsidP="00A11ACB">
      <w:pPr>
        <w:jc w:val="both"/>
        <w:rPr>
          <w:rFonts w:ascii="Arial" w:hAnsi="Arial" w:cs="Arial"/>
          <w:sz w:val="20"/>
          <w:szCs w:val="20"/>
        </w:rPr>
      </w:pPr>
      <w:r w:rsidRPr="00A11ACB">
        <w:rPr>
          <w:rFonts w:ascii="Arial" w:hAnsi="Arial" w:cs="Arial"/>
          <w:sz w:val="20"/>
          <w:szCs w:val="20"/>
        </w:rPr>
        <w:t>Considerando que los datos poseen una dependencia cronológica estricta, se descartó la validación cruzada aleatoria en favor de un esquema de Validación Cruzada de Series Temporales (TimeSeriesSplit). Este método divide el conjunto de datos en cinco pliegues (folds) donde el conjunto de entrenamiento crece incrementalmente en el tiempo, validando siempre con el bloque de datos inmediatamente posterior. Este diseño asegura que el modelo sea evaluado bajo condiciones que simulan su operación real, previniendo el sesgo por fuga de información del futuro hacia el pasado.</w:t>
      </w:r>
    </w:p>
    <w:p w14:paraId="5ABC2F67" w14:textId="77777777" w:rsidR="00A11ACB" w:rsidRDefault="00A11ACB" w:rsidP="00A11ACB">
      <w:pPr>
        <w:jc w:val="both"/>
        <w:rPr>
          <w:rFonts w:ascii="Arial" w:hAnsi="Arial" w:cs="Arial"/>
          <w:sz w:val="20"/>
          <w:szCs w:val="20"/>
        </w:rPr>
      </w:pPr>
    </w:p>
    <w:p w14:paraId="7305911E" w14:textId="77777777" w:rsidR="0052092A" w:rsidRPr="0052092A" w:rsidRDefault="00A11ACB" w:rsidP="0052092A">
      <w:pPr>
        <w:pStyle w:val="Ttulo2"/>
        <w:rPr>
          <w:rFonts w:ascii="Arial" w:hAnsi="Arial" w:cs="Arial"/>
          <w:sz w:val="20"/>
          <w:szCs w:val="20"/>
        </w:rPr>
      </w:pPr>
      <w:bookmarkStart w:id="132" w:name="_Toc223280090"/>
      <w:r w:rsidRPr="0052092A">
        <w:rPr>
          <w:rFonts w:ascii="Arial" w:hAnsi="Arial" w:cs="Arial"/>
          <w:sz w:val="20"/>
          <w:szCs w:val="20"/>
        </w:rPr>
        <w:t>Estrategia de Modelado Predictivo y Cuantiles</w:t>
      </w:r>
      <w:bookmarkEnd w:id="132"/>
      <w:r w:rsidRPr="0052092A">
        <w:rPr>
          <w:rFonts w:ascii="Arial" w:hAnsi="Arial" w:cs="Arial"/>
          <w:sz w:val="20"/>
          <w:szCs w:val="20"/>
        </w:rPr>
        <w:t xml:space="preserve"> </w:t>
      </w:r>
    </w:p>
    <w:p w14:paraId="2AF073F7" w14:textId="4D37DC27" w:rsidR="00A11ACB" w:rsidRPr="0052092A" w:rsidRDefault="00A11ACB" w:rsidP="0052092A">
      <w:pPr>
        <w:jc w:val="both"/>
        <w:rPr>
          <w:rFonts w:ascii="Arial" w:hAnsi="Arial" w:cs="Arial"/>
          <w:sz w:val="20"/>
          <w:szCs w:val="20"/>
        </w:rPr>
      </w:pPr>
      <w:r w:rsidRPr="00A11ACB">
        <w:rPr>
          <w:rFonts w:ascii="Arial" w:hAnsi="Arial" w:cs="Arial"/>
          <w:sz w:val="20"/>
          <w:szCs w:val="20"/>
        </w:rPr>
        <w:t>El experimento comparó el desempeño de un baseline estadístico contra modelos avanzados de boosting y modelos aditivos. La implementación de XGBoost se configuró para realizar Regresión Quantílica, entrenando tres instancias independientes para predecir los niveles de carga en los cuantiles p10, p50 (mediana) y p90. Este enfoque permite no solo obtener una estimación puntual, sino también un intervalo de confianza que informa sobre la incertidumbre operativa, permitiendo a los administradores de IaaS prepararse para picos de demanda extrema definidos por el cuantil superior.</w:t>
      </w:r>
    </w:p>
    <w:p w14:paraId="07DF5E10" w14:textId="77777777" w:rsidR="0052092A" w:rsidRDefault="00A11ACB" w:rsidP="0052092A">
      <w:pPr>
        <w:keepNext/>
        <w:jc w:val="both"/>
      </w:pPr>
      <w:r w:rsidRPr="00A11ACB">
        <w:rPr>
          <w:rFonts w:ascii="Arial" w:hAnsi="Arial" w:cs="Arial"/>
          <w:noProof/>
          <w:sz w:val="20"/>
          <w:szCs w:val="20"/>
        </w:rPr>
        <w:lastRenderedPageBreak/>
        <w:drawing>
          <wp:inline distT="0" distB="0" distL="0" distR="0" wp14:anchorId="0ED58427" wp14:editId="1386EB4E">
            <wp:extent cx="5612130" cy="1864360"/>
            <wp:effectExtent l="76200" t="76200" r="140970" b="135890"/>
            <wp:docPr id="35909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265" name=""/>
                    <pic:cNvPicPr/>
                  </pic:nvPicPr>
                  <pic:blipFill>
                    <a:blip r:embed="rId16"/>
                    <a:stretch>
                      <a:fillRect/>
                    </a:stretch>
                  </pic:blipFill>
                  <pic:spPr>
                    <a:xfrm>
                      <a:off x="0" y="0"/>
                      <a:ext cx="5612130" cy="1864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354753" w14:textId="0F8F6D9C" w:rsidR="00A11ACB" w:rsidRPr="00A11ACB" w:rsidRDefault="0052092A" w:rsidP="0052092A">
      <w:pPr>
        <w:pStyle w:val="Descripcin"/>
        <w:jc w:val="both"/>
        <w:rPr>
          <w:rFonts w:ascii="Arial" w:hAnsi="Arial" w:cs="Arial"/>
          <w:sz w:val="20"/>
          <w:szCs w:val="20"/>
        </w:rPr>
      </w:pPr>
      <w:r>
        <w:t xml:space="preserve">Ilustración </w:t>
      </w:r>
      <w:fldSimple w:instr=" SEQ Ilustración \* ARABIC ">
        <w:r>
          <w:rPr>
            <w:noProof/>
          </w:rPr>
          <w:t>2</w:t>
        </w:r>
      </w:fldSimple>
      <w:r>
        <w:t xml:space="preserve"> </w:t>
      </w:r>
      <w:r w:rsidRPr="00DF2817">
        <w:t>Comparativa entre la ejecución observada y los intervalos de confianza generados por la regresión.</w:t>
      </w:r>
    </w:p>
    <w:p w14:paraId="77A9CE50" w14:textId="77777777" w:rsidR="00E266AC" w:rsidRPr="00A11ACB" w:rsidRDefault="00E266AC" w:rsidP="00A11ACB">
      <w:pPr>
        <w:jc w:val="both"/>
        <w:rPr>
          <w:rFonts w:ascii="Arial" w:hAnsi="Arial" w:cs="Arial"/>
          <w:sz w:val="20"/>
          <w:szCs w:val="20"/>
        </w:rPr>
      </w:pPr>
    </w:p>
    <w:p w14:paraId="7525FBC0" w14:textId="77777777" w:rsidR="0052092A" w:rsidRPr="0052092A" w:rsidRDefault="00E266AC" w:rsidP="0052092A">
      <w:pPr>
        <w:pStyle w:val="Ttulo2"/>
        <w:rPr>
          <w:rFonts w:ascii="Arial" w:hAnsi="Arial" w:cs="Arial"/>
          <w:sz w:val="20"/>
          <w:szCs w:val="20"/>
        </w:rPr>
      </w:pPr>
      <w:bookmarkStart w:id="133" w:name="_Toc223280091"/>
      <w:r w:rsidRPr="0052092A">
        <w:rPr>
          <w:rFonts w:ascii="Arial" w:hAnsi="Arial" w:cs="Arial"/>
          <w:sz w:val="20"/>
          <w:szCs w:val="20"/>
        </w:rPr>
        <w:t>Métricas de Evaluación y Monitoreo de Degradación</w:t>
      </w:r>
      <w:bookmarkEnd w:id="133"/>
      <w:r w:rsidRPr="0052092A">
        <w:rPr>
          <w:rFonts w:ascii="Arial" w:hAnsi="Arial" w:cs="Arial"/>
          <w:sz w:val="20"/>
          <w:szCs w:val="20"/>
        </w:rPr>
        <w:t xml:space="preserve"> </w:t>
      </w:r>
    </w:p>
    <w:p w14:paraId="7D8D6AED" w14:textId="1A9F87B5" w:rsidR="00E266AC" w:rsidRDefault="00E266AC" w:rsidP="00A11ACB">
      <w:pPr>
        <w:jc w:val="both"/>
        <w:rPr>
          <w:rFonts w:ascii="Arial" w:hAnsi="Arial" w:cs="Arial"/>
          <w:sz w:val="20"/>
          <w:szCs w:val="20"/>
        </w:rPr>
      </w:pPr>
      <w:r w:rsidRPr="00A11ACB">
        <w:rPr>
          <w:rFonts w:ascii="Arial" w:hAnsi="Arial" w:cs="Arial"/>
          <w:sz w:val="20"/>
          <w:szCs w:val="20"/>
        </w:rPr>
        <w:t>Para cuantificar la precisión, se utilizaron las métricas MAE (Error Absoluto Medio) y RMSE (Error Cuadrático Medio), complementadas con el MASE (Error de Escala Absoluta Media) para validar la superioridad del modelo frente a un pronóstico ingenuo. El monitoreo de anomalías y degradación del sistema se evaluó mediante la prueba estadística de Kolmogorov-Smirnov (KS), comparando las distribuciones de los últimos siete días de operación frente al historial de 30 días, permitiendo detectar desplazamientos en los datos (data drift) que requieran el reentrenamiento del modelo.</w:t>
      </w:r>
    </w:p>
    <w:p w14:paraId="451D930F" w14:textId="77777777" w:rsidR="0052092A" w:rsidRPr="0052092A" w:rsidRDefault="0052092A" w:rsidP="00A11ACB">
      <w:pPr>
        <w:jc w:val="both"/>
        <w:rPr>
          <w:rFonts w:ascii="Arial" w:hAnsi="Arial" w:cs="Arial"/>
          <w:sz w:val="20"/>
          <w:szCs w:val="20"/>
          <w:u w:val="single"/>
        </w:rPr>
      </w:pPr>
    </w:p>
    <w:p w14:paraId="3C388690" w14:textId="77777777" w:rsidR="00A11ACB" w:rsidRDefault="00A11ACB" w:rsidP="00A11ACB">
      <w:pPr>
        <w:keepNext/>
      </w:pPr>
      <w:r w:rsidRPr="00A11ACB">
        <w:rPr>
          <w:noProof/>
        </w:rPr>
        <w:drawing>
          <wp:inline distT="0" distB="0" distL="0" distR="0" wp14:anchorId="4A407FCF" wp14:editId="181F8E51">
            <wp:extent cx="5612130" cy="1261745"/>
            <wp:effectExtent l="76200" t="76200" r="140970" b="128905"/>
            <wp:docPr id="53606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6336" name=""/>
                    <pic:cNvPicPr/>
                  </pic:nvPicPr>
                  <pic:blipFill>
                    <a:blip r:embed="rId17"/>
                    <a:stretch>
                      <a:fillRect/>
                    </a:stretch>
                  </pic:blipFill>
                  <pic:spPr>
                    <a:xfrm>
                      <a:off x="0" y="0"/>
                      <a:ext cx="5612130" cy="1261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C2B6B5" w14:textId="297C5BFD" w:rsidR="00A11ACB" w:rsidRDefault="00A11ACB" w:rsidP="00A11ACB">
      <w:pPr>
        <w:pStyle w:val="Descripcin"/>
      </w:pPr>
      <w:r>
        <w:t xml:space="preserve">Ilustración </w:t>
      </w:r>
      <w:fldSimple w:instr=" SEQ Ilustración \* ARABIC ">
        <w:r w:rsidR="0052092A">
          <w:rPr>
            <w:noProof/>
          </w:rPr>
          <w:t>3</w:t>
        </w:r>
      </w:fldSimple>
      <w:r>
        <w:t xml:space="preserve"> evaluación del modelo de forecasting</w:t>
      </w:r>
    </w:p>
    <w:p w14:paraId="34B7917F" w14:textId="77777777" w:rsidR="0052092A" w:rsidRPr="0052092A" w:rsidRDefault="0052092A" w:rsidP="0052092A">
      <w:pPr>
        <w:jc w:val="both"/>
        <w:rPr>
          <w:rFonts w:ascii="Arial" w:hAnsi="Arial" w:cs="Arial"/>
          <w:sz w:val="20"/>
          <w:szCs w:val="20"/>
        </w:rPr>
      </w:pPr>
      <w:r w:rsidRPr="0052092A">
        <w:rPr>
          <w:rFonts w:ascii="Arial" w:hAnsi="Arial" w:cs="Arial"/>
          <w:sz w:val="20"/>
          <w:szCs w:val="20"/>
        </w:rPr>
        <w:t>Validación de la Detección de Anomalías</w:t>
      </w:r>
    </w:p>
    <w:p w14:paraId="0155859D" w14:textId="77777777" w:rsidR="0052092A" w:rsidRDefault="0052092A" w:rsidP="0052092A">
      <w:pPr>
        <w:jc w:val="both"/>
        <w:rPr>
          <w:rFonts w:ascii="Arial" w:hAnsi="Arial" w:cs="Arial"/>
          <w:sz w:val="20"/>
          <w:szCs w:val="20"/>
        </w:rPr>
      </w:pPr>
      <w:r w:rsidRPr="0052092A">
        <w:rPr>
          <w:rFonts w:ascii="Arial" w:hAnsi="Arial" w:cs="Arial"/>
          <w:sz w:val="20"/>
          <w:szCs w:val="20"/>
        </w:rPr>
        <w:t>Protocolo de Identificación de Desviaciones La detección de anomalías en la infraestructura IaaS se abordó mediante un enfoque híbrido que combina el análisis estadístico univariante y algoritmos de aprendizaje no supervisado. Esta estrategia permite identificar comportamientos atípicos tanto en el volumen de reportes como en los tiempos de ejecución, factores críticos para prevenir la degradación del sistema.</w:t>
      </w:r>
    </w:p>
    <w:p w14:paraId="514CA0FC" w14:textId="77777777" w:rsidR="0052092A" w:rsidRPr="0052092A" w:rsidRDefault="0052092A" w:rsidP="0052092A">
      <w:pPr>
        <w:jc w:val="both"/>
        <w:rPr>
          <w:rFonts w:ascii="Arial" w:hAnsi="Arial" w:cs="Arial"/>
          <w:sz w:val="20"/>
          <w:szCs w:val="20"/>
        </w:rPr>
      </w:pPr>
    </w:p>
    <w:p w14:paraId="4655B94D" w14:textId="77777777" w:rsidR="0052092A" w:rsidRPr="0052092A" w:rsidRDefault="0052092A" w:rsidP="0052092A">
      <w:pPr>
        <w:pStyle w:val="Ttulo2"/>
        <w:rPr>
          <w:rFonts w:ascii="Arial" w:hAnsi="Arial" w:cs="Arial"/>
          <w:sz w:val="20"/>
          <w:szCs w:val="20"/>
        </w:rPr>
      </w:pPr>
      <w:bookmarkStart w:id="134" w:name="_Toc223280092"/>
      <w:r w:rsidRPr="0052092A">
        <w:rPr>
          <w:rFonts w:ascii="Arial" w:hAnsi="Arial" w:cs="Arial"/>
          <w:sz w:val="20"/>
          <w:szCs w:val="20"/>
        </w:rPr>
        <w:t>Análisis mediante Z-Score Robusto</w:t>
      </w:r>
      <w:bookmarkEnd w:id="134"/>
    </w:p>
    <w:p w14:paraId="48F38EA8" w14:textId="61B29FEE" w:rsidR="0052092A" w:rsidRDefault="0052092A" w:rsidP="0052092A">
      <w:pPr>
        <w:jc w:val="both"/>
        <w:rPr>
          <w:rFonts w:ascii="Arial" w:hAnsi="Arial" w:cs="Arial"/>
          <w:sz w:val="20"/>
          <w:szCs w:val="20"/>
        </w:rPr>
      </w:pPr>
      <w:r w:rsidRPr="0052092A">
        <w:rPr>
          <w:rFonts w:ascii="Arial" w:hAnsi="Arial" w:cs="Arial"/>
          <w:sz w:val="20"/>
          <w:szCs w:val="20"/>
        </w:rPr>
        <w:t>Para la detección de picos de carga inmediatos, se implementó el método de Z-score Robusto, basado en la Mediana y la Desviación Absoluta de la Mediana (MAD). A diferencia del Z-score estándar, esta técnica es insensible a los valores extremos presentes en el historial, lo que permite establecer umbrales de alerta dinámicos. El sistema identifica una anomalía estadística cuando el valor observado se aleja significativamente de la mediana operativa, permitiendo capturar saturaciones repentinas que los modelos de tendencia podrían ignorar.</w:t>
      </w:r>
    </w:p>
    <w:p w14:paraId="653163CC" w14:textId="77777777" w:rsidR="0052092A" w:rsidRPr="0052092A" w:rsidRDefault="0052092A" w:rsidP="0052092A">
      <w:pPr>
        <w:jc w:val="both"/>
        <w:rPr>
          <w:rFonts w:ascii="Arial" w:hAnsi="Arial" w:cs="Arial"/>
          <w:sz w:val="20"/>
          <w:szCs w:val="20"/>
        </w:rPr>
      </w:pPr>
    </w:p>
    <w:p w14:paraId="2330433C" w14:textId="77777777" w:rsidR="0052092A" w:rsidRPr="0052092A" w:rsidRDefault="0052092A" w:rsidP="0052092A">
      <w:pPr>
        <w:pStyle w:val="Ttulo2"/>
        <w:rPr>
          <w:rFonts w:ascii="Arial" w:hAnsi="Arial" w:cs="Arial"/>
          <w:sz w:val="20"/>
          <w:szCs w:val="20"/>
        </w:rPr>
      </w:pPr>
      <w:bookmarkStart w:id="135" w:name="_Toc223280093"/>
      <w:r w:rsidRPr="0052092A">
        <w:rPr>
          <w:rFonts w:ascii="Arial" w:hAnsi="Arial" w:cs="Arial"/>
          <w:sz w:val="20"/>
          <w:szCs w:val="20"/>
        </w:rPr>
        <w:lastRenderedPageBreak/>
        <w:t>Detección Multivariante con Isolation Forest</w:t>
      </w:r>
      <w:bookmarkEnd w:id="135"/>
      <w:r w:rsidRPr="0052092A">
        <w:rPr>
          <w:rFonts w:ascii="Arial" w:hAnsi="Arial" w:cs="Arial"/>
          <w:sz w:val="20"/>
          <w:szCs w:val="20"/>
        </w:rPr>
        <w:t xml:space="preserve"> </w:t>
      </w:r>
    </w:p>
    <w:p w14:paraId="0C390EEC" w14:textId="033F01AF" w:rsidR="0052092A" w:rsidRDefault="0052092A" w:rsidP="0052092A">
      <w:pPr>
        <w:jc w:val="both"/>
        <w:rPr>
          <w:rFonts w:ascii="Arial" w:hAnsi="Arial" w:cs="Arial"/>
          <w:sz w:val="20"/>
          <w:szCs w:val="20"/>
        </w:rPr>
      </w:pPr>
      <w:r w:rsidRPr="0052092A">
        <w:rPr>
          <w:rFonts w:ascii="Arial" w:hAnsi="Arial" w:cs="Arial"/>
          <w:sz w:val="20"/>
          <w:szCs w:val="20"/>
        </w:rPr>
        <w:t>Complementariamente, se integró el algoritmo Isolation Forest para identificar anomalías complejas en el espacio de características. Este modelo funciona bajo el principio de que las anomalías son puntos de datos escasos y diferentes, lo que facilita su "aislamiento" mediante particiones aleatorias. En el contexto de la tesina, este algoritmo permite detectar combinaciones inusuales entre el nivel de backlog, el tipo de reporte y la duración de ejecución, identificando ineficiencias que no son evidentes mediante un análisis de umbrales simples.</w:t>
      </w:r>
    </w:p>
    <w:p w14:paraId="78CEE789" w14:textId="77777777" w:rsidR="0052092A" w:rsidRDefault="0052092A" w:rsidP="0052092A">
      <w:pPr>
        <w:keepNext/>
        <w:jc w:val="both"/>
      </w:pPr>
      <w:r>
        <w:rPr>
          <w:noProof/>
        </w:rPr>
        <w:drawing>
          <wp:inline distT="0" distB="0" distL="0" distR="0" wp14:anchorId="7C7BF1A5" wp14:editId="2FD80C12">
            <wp:extent cx="5612130" cy="1725930"/>
            <wp:effectExtent l="0" t="0" r="7620" b="7620"/>
            <wp:docPr id="28529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93745" name=""/>
                    <pic:cNvPicPr/>
                  </pic:nvPicPr>
                  <pic:blipFill>
                    <a:blip r:embed="rId18"/>
                    <a:stretch>
                      <a:fillRect/>
                    </a:stretch>
                  </pic:blipFill>
                  <pic:spPr>
                    <a:xfrm>
                      <a:off x="0" y="0"/>
                      <a:ext cx="5612130" cy="1725930"/>
                    </a:xfrm>
                    <a:prstGeom prst="rect">
                      <a:avLst/>
                    </a:prstGeom>
                  </pic:spPr>
                </pic:pic>
              </a:graphicData>
            </a:graphic>
          </wp:inline>
        </w:drawing>
      </w:r>
    </w:p>
    <w:p w14:paraId="4399B5AE" w14:textId="064DAF45" w:rsidR="00656185" w:rsidRDefault="0052092A" w:rsidP="00656185">
      <w:pPr>
        <w:pStyle w:val="Descripcin"/>
        <w:jc w:val="both"/>
        <w:rPr>
          <w:rFonts w:ascii="Arial" w:hAnsi="Arial" w:cs="Arial"/>
          <w:sz w:val="20"/>
          <w:szCs w:val="20"/>
        </w:rPr>
      </w:pPr>
      <w:r>
        <w:t xml:space="preserve">Ilustración </w:t>
      </w:r>
      <w:fldSimple w:instr=" SEQ Ilustración \* ARABIC ">
        <w:r>
          <w:rPr>
            <w:noProof/>
          </w:rPr>
          <w:t>4</w:t>
        </w:r>
      </w:fldSimple>
      <w:r>
        <w:t xml:space="preserve"> Resultados de la </w:t>
      </w:r>
      <w:r w:rsidR="00656185">
        <w:t>detección</w:t>
      </w:r>
      <w:r>
        <w:t xml:space="preserve"> de </w:t>
      </w:r>
      <w:r w:rsidR="00656185">
        <w:t>anomalías</w:t>
      </w:r>
      <w:bookmarkStart w:id="136" w:name="_Toc223280094"/>
    </w:p>
    <w:p w14:paraId="101A176F" w14:textId="5DC8D130" w:rsidR="00381C07" w:rsidRDefault="00381C07" w:rsidP="00C30926">
      <w:pPr>
        <w:pStyle w:val="Ttulo1"/>
        <w:rPr>
          <w:rFonts w:ascii="Arial" w:hAnsi="Arial" w:cs="Arial"/>
          <w:sz w:val="20"/>
          <w:szCs w:val="20"/>
        </w:rPr>
      </w:pPr>
      <w:r>
        <w:rPr>
          <w:rFonts w:ascii="Arial" w:hAnsi="Arial" w:cs="Arial"/>
          <w:sz w:val="20"/>
          <w:szCs w:val="20"/>
        </w:rPr>
        <w:t>Evaluacion del modelo</w:t>
      </w:r>
    </w:p>
    <w:p w14:paraId="3EC9AFAA" w14:textId="5BD03156" w:rsidR="00381C07" w:rsidRDefault="00381C07" w:rsidP="00381C07">
      <w:r>
        <w:rPr>
          <w:noProof/>
        </w:rPr>
        <w:drawing>
          <wp:inline distT="0" distB="0" distL="0" distR="0" wp14:anchorId="5D01A97A" wp14:editId="294E3A7B">
            <wp:extent cx="5612130" cy="3312160"/>
            <wp:effectExtent l="0" t="0" r="7620" b="2540"/>
            <wp:docPr id="6064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3358" name=""/>
                    <pic:cNvPicPr/>
                  </pic:nvPicPr>
                  <pic:blipFill>
                    <a:blip r:embed="rId19"/>
                    <a:stretch>
                      <a:fillRect/>
                    </a:stretch>
                  </pic:blipFill>
                  <pic:spPr>
                    <a:xfrm>
                      <a:off x="0" y="0"/>
                      <a:ext cx="5612130" cy="3312160"/>
                    </a:xfrm>
                    <a:prstGeom prst="rect">
                      <a:avLst/>
                    </a:prstGeom>
                  </pic:spPr>
                </pic:pic>
              </a:graphicData>
            </a:graphic>
          </wp:inline>
        </w:drawing>
      </w:r>
    </w:p>
    <w:p w14:paraId="0D189320" w14:textId="2A269E8B" w:rsidR="00381C07" w:rsidRDefault="00EB3650" w:rsidP="00381C07">
      <w:r w:rsidRPr="00EB3650">
        <w:t xml:space="preserve">Se evaluó la capacidad predictiva del modelo </w:t>
      </w:r>
      <w:r>
        <w:t>de forecasting</w:t>
      </w:r>
      <w:r w:rsidRPr="00EB3650">
        <w:t xml:space="preserve"> mediante un horizonte de pronóstico recursivo de 15 días. Los resultados demuestran que la arquitectura propuesta logra capturar con alta precisión la estacionalidad horaria y diaria de la ejecución de reportes en la infraestructura IaaS.</w:t>
      </w:r>
    </w:p>
    <w:p w14:paraId="6E4830C8" w14:textId="419DC090" w:rsidR="00EB3650" w:rsidRPr="00381C07" w:rsidRDefault="00EB3650" w:rsidP="00381C07">
      <w:r w:rsidRPr="00EB3650">
        <w:rPr>
          <w:b/>
          <w:bCs/>
        </w:rPr>
        <w:t>Precisión de Tendencia:</w:t>
      </w:r>
      <w:r w:rsidRPr="00EB3650">
        <w:t xml:space="preserve"> El coeficiente de correlación de Pearson superior a 0.85 (según la visualización de </w:t>
      </w:r>
      <w:r w:rsidRPr="00EB3650">
        <w:rPr>
          <w:i/>
          <w:iCs/>
        </w:rPr>
        <w:t>Actual vs Predicted</w:t>
      </w:r>
      <w:r w:rsidRPr="00EB3650">
        <w:t>) confirma una fuerte asociación lineal entre la carga real y la proyectada.</w:t>
      </w:r>
    </w:p>
    <w:p w14:paraId="3B08A0DF" w14:textId="73DD6935" w:rsidR="00C30926" w:rsidRPr="00C30926" w:rsidRDefault="00C30926" w:rsidP="00C30926">
      <w:pPr>
        <w:pStyle w:val="Ttulo1"/>
        <w:rPr>
          <w:rFonts w:ascii="Arial" w:hAnsi="Arial" w:cs="Arial"/>
          <w:sz w:val="20"/>
          <w:szCs w:val="20"/>
        </w:rPr>
      </w:pPr>
      <w:commentRangeStart w:id="137"/>
      <w:r w:rsidRPr="00C30926">
        <w:rPr>
          <w:rFonts w:ascii="Arial" w:hAnsi="Arial" w:cs="Arial"/>
          <w:sz w:val="20"/>
          <w:szCs w:val="20"/>
        </w:rPr>
        <w:lastRenderedPageBreak/>
        <w:t>Referencias</w:t>
      </w:r>
      <w:bookmarkEnd w:id="136"/>
      <w:commentRangeEnd w:id="137"/>
      <w:r w:rsidR="00376C96" w:rsidRPr="00C30926">
        <w:rPr>
          <w:rStyle w:val="Refdecomentario"/>
          <w:rFonts w:ascii="Arial" w:hAnsi="Arial" w:cs="Arial"/>
          <w:sz w:val="20"/>
          <w:szCs w:val="20"/>
        </w:rPr>
        <w:commentReference w:id="137"/>
      </w:r>
    </w:p>
    <w:p w14:paraId="0D14F843"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IMECAF. (2024, agosto). Computación en la nube: Cloud Computing. Blog IMECAF. </w:t>
      </w:r>
      <w:hyperlink r:id="rId20" w:tgtFrame="_new" w:history="1">
        <w:r w:rsidRPr="0052092A">
          <w:rPr>
            <w:rStyle w:val="Hipervnculo"/>
            <w:rFonts w:ascii="Arial" w:hAnsi="Arial" w:cs="Arial"/>
            <w:sz w:val="20"/>
            <w:szCs w:val="20"/>
          </w:rPr>
          <w:t>https://imecaf.com/blog/wp-content/uploads/Computacion-en-la-nube-Cloud-Computing.pdf</w:t>
        </w:r>
      </w:hyperlink>
    </w:p>
    <w:p w14:paraId="7884DD15" w14:textId="77777777" w:rsidR="005E1683" w:rsidRPr="0052092A" w:rsidRDefault="005E1683" w:rsidP="0052092A">
      <w:pPr>
        <w:ind w:left="360"/>
        <w:jc w:val="both"/>
        <w:rPr>
          <w:rFonts w:ascii="Arial" w:hAnsi="Arial" w:cs="Arial"/>
          <w:sz w:val="20"/>
          <w:szCs w:val="20"/>
          <w:lang w:val="en-US"/>
        </w:rPr>
      </w:pPr>
      <w:r w:rsidRPr="00A21353">
        <w:rPr>
          <w:rFonts w:ascii="Arial" w:hAnsi="Arial" w:cs="Arial"/>
          <w:sz w:val="20"/>
          <w:szCs w:val="20"/>
        </w:rPr>
        <w:t xml:space="preserve">Mell, P., &amp; Grance, T. (2011). </w:t>
      </w:r>
      <w:r w:rsidRPr="0052092A">
        <w:rPr>
          <w:rFonts w:ascii="Arial" w:hAnsi="Arial" w:cs="Arial"/>
          <w:sz w:val="20"/>
          <w:szCs w:val="20"/>
          <w:lang w:val="en-US"/>
        </w:rPr>
        <w:t xml:space="preserve">The NIST Definition of Cloud Computing (SP 800-145). National Institute of Standards and Technology. </w:t>
      </w:r>
      <w:r>
        <w:fldChar w:fldCharType="begin"/>
      </w:r>
      <w:r w:rsidRPr="005D2D6F">
        <w:rPr>
          <w:lang w:val="en-US"/>
          <w:rPrChange w:id="138" w:author="ANGEL EDUARDO VILLEGAS ORTIZ [2]" w:date="2026-03-20T14:59:00Z" w16du:dateUtc="2026-03-20T20:59:00Z">
            <w:rPr/>
          </w:rPrChange>
        </w:rPr>
        <w:instrText>HYPERLINK "https://doi.org/10.6028/NIST.SP.800-145" \t "_new"</w:instrText>
      </w:r>
      <w:r>
        <w:fldChar w:fldCharType="separate"/>
      </w:r>
      <w:r w:rsidRPr="0052092A">
        <w:rPr>
          <w:rStyle w:val="Hipervnculo"/>
          <w:rFonts w:ascii="Arial" w:hAnsi="Arial" w:cs="Arial"/>
          <w:sz w:val="20"/>
          <w:szCs w:val="20"/>
          <w:lang w:val="en-US"/>
        </w:rPr>
        <w:t>https://doi.org/10.6028/NIST.SP.800-145</w:t>
      </w:r>
      <w:r>
        <w:fldChar w:fldCharType="end"/>
      </w:r>
    </w:p>
    <w:p w14:paraId="1C22580E"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Microsoft. (s. f.). Introducción a los informes en Access. Soporte técnico de Microsoft. </w:t>
      </w:r>
      <w:hyperlink r:id="rId21" w:tgtFrame="_new" w:history="1">
        <w:r w:rsidRPr="0052092A">
          <w:rPr>
            <w:rStyle w:val="Hipervnculo"/>
            <w:rFonts w:ascii="Arial" w:hAnsi="Arial" w:cs="Arial"/>
            <w:sz w:val="20"/>
            <w:szCs w:val="20"/>
          </w:rPr>
          <w:t>https://support.microsoft.com/es-es/topic/introducción-a-los-informes-en-access-e0869f59-7536-4d19-8e05-7158dcd3681c</w:t>
        </w:r>
      </w:hyperlink>
    </w:p>
    <w:p w14:paraId="6C98DA70"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Nieto Benito, J. (2019). Predicción de series temporales mediante redes neuronales profundas (Trabajo Fin de Grado). Universidad de Sevilla. </w:t>
      </w:r>
      <w:hyperlink r:id="rId22" w:tgtFrame="_new" w:history="1">
        <w:r w:rsidRPr="0052092A">
          <w:rPr>
            <w:rStyle w:val="Hipervnculo"/>
            <w:rFonts w:ascii="Arial" w:hAnsi="Arial" w:cs="Arial"/>
            <w:sz w:val="20"/>
            <w:szCs w:val="20"/>
          </w:rPr>
          <w:t>https://idus.us.es/bitstream/handle/11441/149376/TFG4769_Nieto%20Benito.pdf?sequence=1</w:t>
        </w:r>
      </w:hyperlink>
    </w:p>
    <w:p w14:paraId="3F00F439" w14:textId="77777777" w:rsidR="005E1683" w:rsidRPr="0052092A"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IBM. (2024, 22 de julio). What is forecasting? IBM Think. </w:t>
      </w:r>
      <w:r>
        <w:fldChar w:fldCharType="begin"/>
      </w:r>
      <w:r w:rsidRPr="005D2D6F">
        <w:rPr>
          <w:lang w:val="en-US"/>
          <w:rPrChange w:id="139" w:author="ANGEL EDUARDO VILLEGAS ORTIZ [2]" w:date="2026-03-20T14:59:00Z" w16du:dateUtc="2026-03-20T20:59:00Z">
            <w:rPr/>
          </w:rPrChange>
        </w:rPr>
        <w:instrText>HYPERLINK "https://www.ibm.com/think/topics/forecasting" \t "_new"</w:instrText>
      </w:r>
      <w:r>
        <w:fldChar w:fldCharType="separate"/>
      </w:r>
      <w:r w:rsidRPr="0052092A">
        <w:rPr>
          <w:rStyle w:val="Hipervnculo"/>
          <w:rFonts w:ascii="Arial" w:hAnsi="Arial" w:cs="Arial"/>
          <w:sz w:val="20"/>
          <w:szCs w:val="20"/>
          <w:lang w:val="en-US"/>
        </w:rPr>
        <w:t>https://www.ibm.com/think/topics/forecasting</w:t>
      </w:r>
      <w:r>
        <w:fldChar w:fldCharType="end"/>
      </w:r>
    </w:p>
    <w:p w14:paraId="22A5FA29" w14:textId="77777777" w:rsidR="005E1683" w:rsidRPr="0052092A"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AWS. (s. f.). What is Anomaly Detection? Amazon Web Services. </w:t>
      </w:r>
      <w:r>
        <w:fldChar w:fldCharType="begin"/>
      </w:r>
      <w:r w:rsidRPr="005D2D6F">
        <w:rPr>
          <w:lang w:val="en-US"/>
          <w:rPrChange w:id="140" w:author="ANGEL EDUARDO VILLEGAS ORTIZ [2]" w:date="2026-03-20T14:59:00Z" w16du:dateUtc="2026-03-20T20:59:00Z">
            <w:rPr/>
          </w:rPrChange>
        </w:rPr>
        <w:instrText>HYPERLINK "https://aws.amazon.com/what-is/anomaly-detection/" \t "_new"</w:instrText>
      </w:r>
      <w:r>
        <w:fldChar w:fldCharType="separate"/>
      </w:r>
      <w:r w:rsidRPr="0052092A">
        <w:rPr>
          <w:rStyle w:val="Hipervnculo"/>
          <w:rFonts w:ascii="Arial" w:hAnsi="Arial" w:cs="Arial"/>
          <w:sz w:val="20"/>
          <w:szCs w:val="20"/>
          <w:lang w:val="en-US"/>
        </w:rPr>
        <w:t>https://aws.amazon.com/what-is/anomaly-detection/</w:t>
      </w:r>
      <w:r>
        <w:fldChar w:fldCharType="end"/>
      </w:r>
    </w:p>
    <w:p w14:paraId="547ACD5C" w14:textId="77777777" w:rsidR="005E1683" w:rsidRPr="00A21353"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Goernitz, N., Kloft, M., Rieck, K., &amp; Brefeld, U. (2013). Toward Supervised Anomaly Detection. Journal of Artificial Intelligence Research, 46, 235–262. </w:t>
      </w:r>
      <w:r>
        <w:fldChar w:fldCharType="begin"/>
      </w:r>
      <w:r w:rsidRPr="005D2D6F">
        <w:rPr>
          <w:lang w:val="en-US"/>
          <w:rPrChange w:id="141" w:author="ANGEL EDUARDO VILLEGAS ORTIZ [2]" w:date="2026-03-20T14:59:00Z" w16du:dateUtc="2026-03-20T20:59:00Z">
            <w:rPr/>
          </w:rPrChange>
        </w:rPr>
        <w:instrText>HYPERLINK "https://doi.org/10.1613/jair.3623" \t "_new"</w:instrText>
      </w:r>
      <w:r>
        <w:fldChar w:fldCharType="separate"/>
      </w:r>
      <w:r w:rsidRPr="00A21353">
        <w:rPr>
          <w:rStyle w:val="Hipervnculo"/>
          <w:rFonts w:ascii="Arial" w:hAnsi="Arial" w:cs="Arial"/>
          <w:sz w:val="20"/>
          <w:szCs w:val="20"/>
          <w:lang w:val="en-US"/>
        </w:rPr>
        <w:t>https://doi.org/10.1613/jair.3623</w:t>
      </w:r>
      <w:r>
        <w:fldChar w:fldCharType="end"/>
      </w:r>
    </w:p>
    <w:p w14:paraId="062533CB" w14:textId="77777777" w:rsidR="005E1683" w:rsidRPr="0052092A" w:rsidRDefault="005E1683" w:rsidP="0052092A">
      <w:pPr>
        <w:ind w:left="360"/>
        <w:jc w:val="both"/>
        <w:rPr>
          <w:rFonts w:ascii="Arial" w:hAnsi="Arial" w:cs="Arial"/>
          <w:sz w:val="20"/>
          <w:szCs w:val="20"/>
          <w:lang w:val="en-US"/>
        </w:rPr>
      </w:pPr>
      <w:r w:rsidRPr="0052092A">
        <w:rPr>
          <w:rFonts w:ascii="Arial" w:hAnsi="Arial" w:cs="Arial"/>
          <w:sz w:val="20"/>
          <w:szCs w:val="20"/>
          <w:lang w:val="en-US"/>
        </w:rPr>
        <w:t xml:space="preserve">AWS. (s. f.). What is MLOps? Amazon Web Services. </w:t>
      </w:r>
      <w:r>
        <w:fldChar w:fldCharType="begin"/>
      </w:r>
      <w:r w:rsidRPr="005D2D6F">
        <w:rPr>
          <w:lang w:val="en-US"/>
          <w:rPrChange w:id="142" w:author="ANGEL EDUARDO VILLEGAS ORTIZ [2]" w:date="2026-03-20T14:59:00Z" w16du:dateUtc="2026-03-20T20:59:00Z">
            <w:rPr/>
          </w:rPrChange>
        </w:rPr>
        <w:instrText>HYPERLINK "https://aws.amazon.com/what-is/mlops/" \t "_new"</w:instrText>
      </w:r>
      <w:r>
        <w:fldChar w:fldCharType="separate"/>
      </w:r>
      <w:r w:rsidRPr="0052092A">
        <w:rPr>
          <w:rStyle w:val="Hipervnculo"/>
          <w:rFonts w:ascii="Arial" w:hAnsi="Arial" w:cs="Arial"/>
          <w:sz w:val="20"/>
          <w:szCs w:val="20"/>
          <w:lang w:val="en-US"/>
        </w:rPr>
        <w:t>https://aws.amazon.com/what-is/mlops/</w:t>
      </w:r>
      <w:r>
        <w:fldChar w:fldCharType="end"/>
      </w:r>
    </w:p>
    <w:p w14:paraId="5C409F67"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lang w:val="en-US"/>
        </w:rPr>
        <w:t xml:space="preserve">Kreuzberger, D., Kühl, N., &amp; Hirschl, S. (2023). Machine Learning Operations (MLOps): Overview, Definition, and Architecture. </w:t>
      </w:r>
      <w:r w:rsidRPr="0052092A">
        <w:rPr>
          <w:rFonts w:ascii="Arial" w:hAnsi="Arial" w:cs="Arial"/>
          <w:sz w:val="20"/>
          <w:szCs w:val="20"/>
        </w:rPr>
        <w:t xml:space="preserve">IEEE Access, 11, 31866–31879. </w:t>
      </w:r>
      <w:hyperlink r:id="rId23" w:tgtFrame="_new" w:history="1">
        <w:r w:rsidRPr="0052092A">
          <w:rPr>
            <w:rStyle w:val="Hipervnculo"/>
            <w:rFonts w:ascii="Arial" w:hAnsi="Arial" w:cs="Arial"/>
            <w:sz w:val="20"/>
            <w:szCs w:val="20"/>
          </w:rPr>
          <w:t>https://doi.org/10.1109/ACCESS.2023.3262138</w:t>
        </w:r>
      </w:hyperlink>
    </w:p>
    <w:p w14:paraId="36301626"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HubSpot. (2023, 21 de noviembre). Sistemas de información en empresas: definición, tipos y ejemplos. HubSpot Blog. </w:t>
      </w:r>
      <w:hyperlink r:id="rId24" w:tgtFrame="_new" w:history="1">
        <w:r w:rsidRPr="0052092A">
          <w:rPr>
            <w:rStyle w:val="Hipervnculo"/>
            <w:rFonts w:ascii="Arial" w:hAnsi="Arial" w:cs="Arial"/>
            <w:sz w:val="20"/>
            <w:szCs w:val="20"/>
          </w:rPr>
          <w:t>https://blog.hubspot.es/marketing/sistema-informacion</w:t>
        </w:r>
      </w:hyperlink>
    </w:p>
    <w:p w14:paraId="6DCE8093" w14:textId="77777777" w:rsidR="005E1683" w:rsidRPr="0052092A" w:rsidRDefault="005E1683" w:rsidP="0052092A">
      <w:pPr>
        <w:ind w:left="360"/>
        <w:jc w:val="both"/>
        <w:rPr>
          <w:rFonts w:ascii="Arial" w:hAnsi="Arial" w:cs="Arial"/>
          <w:sz w:val="20"/>
          <w:szCs w:val="20"/>
        </w:rPr>
      </w:pPr>
      <w:r w:rsidRPr="0052092A">
        <w:rPr>
          <w:rFonts w:ascii="Arial" w:hAnsi="Arial" w:cs="Arial"/>
          <w:sz w:val="20"/>
          <w:szCs w:val="20"/>
        </w:rPr>
        <w:t xml:space="preserve">Báez García, S. (2015, 8 de julio). Computación en la nube. Oportunidades, retos y caso de estudio (Trabajo de Fin de Grado). Universidad de La Laguna. </w:t>
      </w:r>
      <w:hyperlink r:id="rId25" w:tgtFrame="_new" w:history="1">
        <w:r w:rsidRPr="0052092A">
          <w:rPr>
            <w:rStyle w:val="Hipervnculo"/>
            <w:rFonts w:ascii="Arial" w:hAnsi="Arial" w:cs="Arial"/>
            <w:sz w:val="20"/>
            <w:szCs w:val="20"/>
          </w:rPr>
          <w:t>https://riull.ull.es/xmlui/bitstream/handle/915/1061/Cloud%20%20computing.%20%20Oportunidades%2C%20retos%20y%20caso%20de%20estudio.pdf?sequence=1</w:t>
        </w:r>
      </w:hyperlink>
    </w:p>
    <w:p w14:paraId="05C87736" w14:textId="128CFE35"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rPr>
        <w:t xml:space="preserve">Fernández-Villaverde, J., Guerrón-Quintana, P., &amp; Rubio-Ramírez, J. (2010). </w:t>
      </w:r>
      <w:r w:rsidRPr="0052092A">
        <w:rPr>
          <w:rFonts w:ascii="Arial" w:hAnsi="Arial" w:cs="Arial"/>
          <w:sz w:val="20"/>
          <w:szCs w:val="20"/>
          <w:lang w:val="en-US"/>
        </w:rPr>
        <w:t>Uncertainty shocks and business cycle research (NBER Working Paper No. 16065). National Bureau of Economic Research. https://doi.org/10.3386/w16065</w:t>
      </w:r>
    </w:p>
    <w:p w14:paraId="5B3A15CE" w14:textId="4921036B"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lang w:val="en-US"/>
        </w:rPr>
        <w:t>Golyandina, N., Korobeynikov, A., &amp; Zhigljavsky, A. (2018). Singular Spectrum Analysis with R. Springer.</w:t>
      </w:r>
    </w:p>
    <w:p w14:paraId="238E1DDE" w14:textId="78A0BA89"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lang w:val="en-US"/>
        </w:rPr>
        <w:t>Grottke, M., &amp; Trivedi, K. S. (2007). Fighting bugs: Remove, retry, replicate, and rejuvenate. IEEE Computer, 40(2), 107–109. https://doi.org/10.1109/MC.2007.59</w:t>
      </w:r>
    </w:p>
    <w:p w14:paraId="49EB13C2" w14:textId="5E5EDF13" w:rsidR="0022413D" w:rsidRPr="00A21353" w:rsidRDefault="0022413D" w:rsidP="0052092A">
      <w:pPr>
        <w:ind w:left="360"/>
        <w:jc w:val="both"/>
        <w:rPr>
          <w:rFonts w:ascii="Arial" w:hAnsi="Arial" w:cs="Arial"/>
          <w:sz w:val="20"/>
          <w:szCs w:val="20"/>
          <w:lang w:val="en-US"/>
        </w:rPr>
      </w:pPr>
      <w:r w:rsidRPr="0052092A">
        <w:rPr>
          <w:rFonts w:ascii="Arial" w:hAnsi="Arial" w:cs="Arial"/>
          <w:sz w:val="20"/>
          <w:szCs w:val="20"/>
          <w:lang w:val="en-US"/>
        </w:rPr>
        <w:t xml:space="preserve">Huang, Y., Kintala, C., Kolettis, N., &amp; Fulton, N. (1995). Software rejuvenation: Analysis, module and applications. In Proceedings of the 25th International Symposium on Fault-Tolerant Computing (pp. 381–390). </w:t>
      </w:r>
      <w:r w:rsidRPr="00A21353">
        <w:rPr>
          <w:rFonts w:ascii="Arial" w:hAnsi="Arial" w:cs="Arial"/>
          <w:sz w:val="20"/>
          <w:szCs w:val="20"/>
          <w:lang w:val="en-US"/>
        </w:rPr>
        <w:t>IEEE.</w:t>
      </w:r>
    </w:p>
    <w:p w14:paraId="75D21DA6" w14:textId="0D179FEC" w:rsidR="0022413D" w:rsidRPr="0052092A" w:rsidRDefault="0022413D" w:rsidP="0052092A">
      <w:pPr>
        <w:ind w:left="360"/>
        <w:jc w:val="both"/>
        <w:rPr>
          <w:rFonts w:ascii="Arial" w:hAnsi="Arial" w:cs="Arial"/>
          <w:sz w:val="20"/>
          <w:szCs w:val="20"/>
          <w:lang w:val="en-US"/>
        </w:rPr>
      </w:pPr>
      <w:r w:rsidRPr="0052092A">
        <w:rPr>
          <w:rFonts w:ascii="Arial" w:hAnsi="Arial" w:cs="Arial"/>
          <w:sz w:val="20"/>
          <w:szCs w:val="20"/>
          <w:lang w:val="en-US"/>
        </w:rPr>
        <w:t>ResearchGate. (2024). Performance metrics across noise levels [Tabla]. https://www.researchgate.net/figure/Performance-metrics-across-noise-levels_tbl1_386872094</w:t>
      </w:r>
    </w:p>
    <w:p w14:paraId="575CE1D3" w14:textId="687FE240" w:rsidR="0022413D" w:rsidRPr="00A21353" w:rsidRDefault="0022413D" w:rsidP="0052092A">
      <w:pPr>
        <w:ind w:left="360"/>
        <w:jc w:val="both"/>
        <w:rPr>
          <w:rFonts w:ascii="Arial" w:hAnsi="Arial" w:cs="Arial"/>
          <w:sz w:val="20"/>
          <w:szCs w:val="20"/>
          <w:lang w:val="en-US"/>
        </w:rPr>
      </w:pPr>
      <w:r w:rsidRPr="0052092A">
        <w:rPr>
          <w:rFonts w:ascii="Arial" w:hAnsi="Arial" w:cs="Arial"/>
          <w:sz w:val="20"/>
          <w:szCs w:val="20"/>
          <w:lang w:val="en-US"/>
        </w:rPr>
        <w:t xml:space="preserve">Shumway, R. H., &amp; Stoffer, D. S. (2017). Time Series Analysis and Its Applications: With R Examples (4th ed.). </w:t>
      </w:r>
      <w:r w:rsidRPr="00A21353">
        <w:rPr>
          <w:rFonts w:ascii="Arial" w:hAnsi="Arial" w:cs="Arial"/>
          <w:sz w:val="20"/>
          <w:szCs w:val="20"/>
          <w:lang w:val="en-US"/>
        </w:rPr>
        <w:t>Springer.</w:t>
      </w:r>
    </w:p>
    <w:p w14:paraId="1CA55A02" w14:textId="0509EAC3" w:rsidR="0022413D" w:rsidRPr="00A21353" w:rsidRDefault="0022413D" w:rsidP="0052092A">
      <w:pPr>
        <w:ind w:left="360"/>
        <w:jc w:val="both"/>
        <w:rPr>
          <w:rFonts w:ascii="Arial" w:hAnsi="Arial" w:cs="Arial"/>
          <w:sz w:val="20"/>
          <w:szCs w:val="20"/>
          <w:lang w:val="en-US"/>
        </w:rPr>
      </w:pPr>
      <w:r w:rsidRPr="00A21353">
        <w:rPr>
          <w:rFonts w:ascii="Arial" w:hAnsi="Arial" w:cs="Arial"/>
          <w:sz w:val="20"/>
          <w:szCs w:val="20"/>
          <w:lang w:val="en-US"/>
        </w:rPr>
        <w:t xml:space="preserve">Stavrinides, G. L., &amp; Psomopoulos, F. E. (2020). </w:t>
      </w:r>
      <w:r w:rsidRPr="0052092A">
        <w:rPr>
          <w:rFonts w:ascii="Arial" w:hAnsi="Arial" w:cs="Arial"/>
          <w:sz w:val="20"/>
          <w:szCs w:val="20"/>
          <w:lang w:val="en-US"/>
        </w:rPr>
        <w:t xml:space="preserve">The impact of workload variability on the energy efficiency of large-scale heterogeneous distributed systems. </w:t>
      </w:r>
      <w:r w:rsidRPr="00A21353">
        <w:rPr>
          <w:rFonts w:ascii="Arial" w:hAnsi="Arial" w:cs="Arial"/>
          <w:sz w:val="20"/>
          <w:szCs w:val="20"/>
          <w:lang w:val="en-US"/>
        </w:rPr>
        <w:t>Journal of Systems Architecture, 107, 101743. https://doi.org/10.1016/j.sysarc.2020.101743</w:t>
      </w:r>
    </w:p>
    <w:p w14:paraId="26278043" w14:textId="0E7AC982" w:rsidR="005E1683" w:rsidRPr="00A21353" w:rsidRDefault="0022413D" w:rsidP="0052092A">
      <w:pPr>
        <w:ind w:left="360"/>
        <w:jc w:val="both"/>
        <w:rPr>
          <w:rFonts w:ascii="Arial" w:hAnsi="Arial" w:cs="Arial"/>
          <w:sz w:val="20"/>
          <w:szCs w:val="20"/>
          <w:lang w:val="en-US"/>
        </w:rPr>
      </w:pPr>
      <w:r w:rsidRPr="0052092A">
        <w:rPr>
          <w:rFonts w:ascii="Arial" w:hAnsi="Arial" w:cs="Arial"/>
          <w:sz w:val="20"/>
          <w:szCs w:val="20"/>
          <w:lang w:val="en-US"/>
        </w:rPr>
        <w:t xml:space="preserve">Trivedi, K. S. (2016). Probability and Statistics with Reliability, Queuing, and Computer Science Applications (2nd ed.). </w:t>
      </w:r>
      <w:r w:rsidRPr="00A21353">
        <w:rPr>
          <w:rFonts w:ascii="Arial" w:hAnsi="Arial" w:cs="Arial"/>
          <w:sz w:val="20"/>
          <w:szCs w:val="20"/>
          <w:lang w:val="en-US"/>
        </w:rPr>
        <w:t>Wiley.</w:t>
      </w:r>
    </w:p>
    <w:p w14:paraId="547063BA" w14:textId="77777777" w:rsidR="005E1683" w:rsidRPr="00A21353" w:rsidRDefault="005E1683" w:rsidP="005E1683">
      <w:pPr>
        <w:jc w:val="both"/>
        <w:rPr>
          <w:rFonts w:ascii="Arial" w:hAnsi="Arial" w:cs="Arial"/>
          <w:sz w:val="20"/>
          <w:szCs w:val="20"/>
          <w:lang w:val="en-US"/>
        </w:rPr>
      </w:pPr>
    </w:p>
    <w:p w14:paraId="76AECB28" w14:textId="6AFB4B06" w:rsidR="005E1683" w:rsidRPr="002F148B"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Cheng, J., Tiwari, S., Khaled, D., Mahendru, M., &amp; Shahzad, U. (2024). Forecasting Bitcoin prices using artificial intelligence: Combination of ML, SARIMA, and Facebook Prophet models. </w:t>
      </w:r>
      <w:r w:rsidRPr="005E1683">
        <w:rPr>
          <w:rFonts w:ascii="Arial" w:eastAsia="Times New Roman" w:hAnsi="Arial" w:cs="Arial"/>
          <w:i/>
          <w:iCs/>
          <w:sz w:val="20"/>
          <w:szCs w:val="20"/>
          <w:lang w:val="en-US"/>
        </w:rPr>
        <w:t>Technological Forecasting and Social Change</w:t>
      </w:r>
      <w:r w:rsidRPr="005E1683">
        <w:rPr>
          <w:rFonts w:ascii="Arial" w:eastAsia="Times New Roman" w:hAnsi="Arial" w:cs="Arial"/>
          <w:sz w:val="20"/>
          <w:szCs w:val="20"/>
          <w:lang w:val="en-US"/>
        </w:rPr>
        <w:t xml:space="preserve">, </w:t>
      </w:r>
      <w:r w:rsidRPr="005E1683">
        <w:rPr>
          <w:rFonts w:ascii="Arial" w:eastAsia="Times New Roman" w:hAnsi="Arial" w:cs="Arial"/>
          <w:i/>
          <w:iCs/>
          <w:sz w:val="20"/>
          <w:szCs w:val="20"/>
          <w:lang w:val="en-US"/>
        </w:rPr>
        <w:t>198</w:t>
      </w:r>
      <w:r w:rsidRPr="005E1683">
        <w:rPr>
          <w:rFonts w:ascii="Arial" w:eastAsia="Times New Roman" w:hAnsi="Arial" w:cs="Arial"/>
          <w:sz w:val="20"/>
          <w:szCs w:val="20"/>
          <w:lang w:val="en-US"/>
        </w:rPr>
        <w:t xml:space="preserve">. </w:t>
      </w:r>
      <w:r w:rsidR="00FF2B03">
        <w:fldChar w:fldCharType="begin"/>
      </w:r>
      <w:r w:rsidR="00FF2B03" w:rsidRPr="005D2D6F">
        <w:rPr>
          <w:lang w:val="en-US"/>
          <w:rPrChange w:id="143" w:author="ANGEL EDUARDO VILLEGAS ORTIZ [2]" w:date="2026-03-20T14:59:00Z" w16du:dateUtc="2026-03-20T20:59:00Z">
            <w:rPr/>
          </w:rPrChange>
        </w:rPr>
        <w:instrText>HYPERLINK "https://doi.org/10.1016/j.techfore.2023.122938"</w:instrText>
      </w:r>
      <w:r w:rsidR="00FF2B03">
        <w:fldChar w:fldCharType="separate"/>
      </w:r>
      <w:r w:rsidR="00FF2B03" w:rsidRPr="002F148B">
        <w:rPr>
          <w:rStyle w:val="Hipervnculo"/>
          <w:rFonts w:ascii="Arial" w:eastAsia="Times New Roman" w:hAnsi="Arial" w:cs="Arial"/>
          <w:sz w:val="20"/>
          <w:szCs w:val="20"/>
          <w:lang w:val="en-US"/>
        </w:rPr>
        <w:t>https://doi.org/10.1016/j.techfore.2023.122938</w:t>
      </w:r>
      <w:r w:rsidR="00FF2B03">
        <w:fldChar w:fldCharType="end"/>
      </w:r>
    </w:p>
    <w:p w14:paraId="3DC1942F" w14:textId="4B83A268" w:rsidR="00FF2B03" w:rsidRPr="00FF2B03" w:rsidRDefault="00FF2B03" w:rsidP="005E1683">
      <w:pPr>
        <w:autoSpaceDE w:val="0"/>
        <w:autoSpaceDN w:val="0"/>
        <w:ind w:hanging="480"/>
        <w:jc w:val="both"/>
        <w:rPr>
          <w:rFonts w:ascii="Arial" w:eastAsia="Times New Roman" w:hAnsi="Arial" w:cs="Arial"/>
          <w:kern w:val="0"/>
          <w:sz w:val="20"/>
          <w:szCs w:val="20"/>
          <w:lang w:val="en-US"/>
          <w14:ligatures w14:val="none"/>
        </w:rPr>
      </w:pPr>
      <w:r w:rsidRPr="00FF2B03">
        <w:rPr>
          <w:rFonts w:ascii="Arial" w:eastAsia="Times New Roman" w:hAnsi="Arial" w:cs="Arial"/>
          <w:kern w:val="0"/>
          <w:sz w:val="20"/>
          <w:szCs w:val="20"/>
          <w:lang w:val="en-US"/>
          <w14:ligatures w14:val="none"/>
        </w:rPr>
        <w:t>Kim, H., &amp; Ryan, J. (2003). The cost impact of using simple forecasting techniques in a supply chain. Naval Research Logistics, 50, 388–411. https://doi.org/10.1002/nav.10065</w:t>
      </w:r>
    </w:p>
    <w:p w14:paraId="2AB4AFA6"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Ehrlinger, L., &amp; Wöß, W. (2022). A Survey of Data Quality Measurement and Monitoring Tools. In </w:t>
      </w:r>
      <w:r w:rsidRPr="005E1683">
        <w:rPr>
          <w:rFonts w:ascii="Arial" w:eastAsia="Times New Roman" w:hAnsi="Arial" w:cs="Arial"/>
          <w:i/>
          <w:iCs/>
          <w:sz w:val="20"/>
          <w:szCs w:val="20"/>
          <w:lang w:val="en-US"/>
        </w:rPr>
        <w:t>Frontiers in Big Data</w:t>
      </w:r>
      <w:r w:rsidRPr="005E1683">
        <w:rPr>
          <w:rFonts w:ascii="Arial" w:eastAsia="Times New Roman" w:hAnsi="Arial" w:cs="Arial"/>
          <w:sz w:val="20"/>
          <w:szCs w:val="20"/>
          <w:lang w:val="en-US"/>
        </w:rPr>
        <w:t xml:space="preserve"> (Vol. 5). https://doi.org/10.3389/fdata.2022.850611</w:t>
      </w:r>
    </w:p>
    <w:p w14:paraId="70C33F5B"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lastRenderedPageBreak/>
        <w:t xml:space="preserve">Paradza, D., &amp; Daramola, O. (2021). Business intelligence and business value in organisations: A systematic literature review. In </w:t>
      </w:r>
      <w:r w:rsidRPr="005E1683">
        <w:rPr>
          <w:rFonts w:ascii="Arial" w:eastAsia="Times New Roman" w:hAnsi="Arial" w:cs="Arial"/>
          <w:i/>
          <w:iCs/>
          <w:sz w:val="20"/>
          <w:szCs w:val="20"/>
          <w:lang w:val="en-US"/>
        </w:rPr>
        <w:t>Sustainability (Switzerland)</w:t>
      </w:r>
      <w:r w:rsidRPr="005E1683">
        <w:rPr>
          <w:rFonts w:ascii="Arial" w:eastAsia="Times New Roman" w:hAnsi="Arial" w:cs="Arial"/>
          <w:sz w:val="20"/>
          <w:szCs w:val="20"/>
          <w:lang w:val="en-US"/>
        </w:rPr>
        <w:t xml:space="preserve"> (Vol. 13, Issue 20). https://doi.org/10.3390/su132011382</w:t>
      </w:r>
    </w:p>
    <w:p w14:paraId="0D626DEA"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Subramanya, R., Sierla, S., &amp; Vyatkin, V. (2022). From DevOps to MLOps: Overview and Application to Electricity Market Forecasting. </w:t>
      </w:r>
      <w:r w:rsidRPr="005E1683">
        <w:rPr>
          <w:rFonts w:ascii="Arial" w:eastAsia="Times New Roman" w:hAnsi="Arial" w:cs="Arial"/>
          <w:i/>
          <w:iCs/>
          <w:sz w:val="20"/>
          <w:szCs w:val="20"/>
          <w:lang w:val="en-US"/>
        </w:rPr>
        <w:t>Applied Sciences (Switzerland)</w:t>
      </w:r>
      <w:r w:rsidRPr="005E1683">
        <w:rPr>
          <w:rFonts w:ascii="Arial" w:eastAsia="Times New Roman" w:hAnsi="Arial" w:cs="Arial"/>
          <w:sz w:val="20"/>
          <w:szCs w:val="20"/>
          <w:lang w:val="en-US"/>
        </w:rPr>
        <w:t xml:space="preserve">, </w:t>
      </w:r>
      <w:r w:rsidRPr="005E1683">
        <w:rPr>
          <w:rFonts w:ascii="Arial" w:eastAsia="Times New Roman" w:hAnsi="Arial" w:cs="Arial"/>
          <w:i/>
          <w:iCs/>
          <w:sz w:val="20"/>
          <w:szCs w:val="20"/>
          <w:lang w:val="en-US"/>
        </w:rPr>
        <w:t>12</w:t>
      </w:r>
      <w:r w:rsidRPr="005E1683">
        <w:rPr>
          <w:rFonts w:ascii="Arial" w:eastAsia="Times New Roman" w:hAnsi="Arial" w:cs="Arial"/>
          <w:sz w:val="20"/>
          <w:szCs w:val="20"/>
          <w:lang w:val="en-US"/>
        </w:rPr>
        <w:t>(19). https://doi.org/10.3390/app12199851</w:t>
      </w:r>
    </w:p>
    <w:p w14:paraId="141F5432"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Tavera Romero, C. A., Ortiz, J. H., Khalaf, O. I., &amp; Prado, A. R. (2021). Business intelligence: business evolution after industry 4.0. In </w:t>
      </w:r>
      <w:r w:rsidRPr="005E1683">
        <w:rPr>
          <w:rFonts w:ascii="Arial" w:eastAsia="Times New Roman" w:hAnsi="Arial" w:cs="Arial"/>
          <w:i/>
          <w:iCs/>
          <w:sz w:val="20"/>
          <w:szCs w:val="20"/>
          <w:lang w:val="en-US"/>
        </w:rPr>
        <w:t>Sustainability (Switzerland)</w:t>
      </w:r>
      <w:r w:rsidRPr="005E1683">
        <w:rPr>
          <w:rFonts w:ascii="Arial" w:eastAsia="Times New Roman" w:hAnsi="Arial" w:cs="Arial"/>
          <w:sz w:val="20"/>
          <w:szCs w:val="20"/>
          <w:lang w:val="en-US"/>
        </w:rPr>
        <w:t xml:space="preserve"> (Vol. 13, Issue 18). https://doi.org/10.3390/su131810026</w:t>
      </w:r>
    </w:p>
    <w:bookmarkEnd w:id="97"/>
    <w:p w14:paraId="086E895D" w14:textId="77777777" w:rsidR="005E1683" w:rsidRPr="0052092A" w:rsidRDefault="005E1683" w:rsidP="005E1683">
      <w:pPr>
        <w:jc w:val="both"/>
        <w:rPr>
          <w:rFonts w:ascii="Arial" w:hAnsi="Arial" w:cs="Arial"/>
          <w:sz w:val="20"/>
          <w:szCs w:val="20"/>
          <w:u w:val="single"/>
          <w:lang w:val="en-US"/>
        </w:rPr>
      </w:pPr>
    </w:p>
    <w:sectPr w:rsidR="005E1683" w:rsidRPr="0052092A" w:rsidSect="007D0042">
      <w:footerReference w:type="even" r:id="rId26"/>
      <w:footerReference w:type="default" r:id="rId27"/>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 EDUARDO VILLEGAS ORTIZ" w:date="2026-03-20T11:30:00Z" w:initials="AV">
    <w:p w14:paraId="34563B69" w14:textId="77777777" w:rsidR="00E4650A" w:rsidRDefault="00806987" w:rsidP="00E4650A">
      <w:pPr>
        <w:pStyle w:val="Textocomentario"/>
      </w:pPr>
      <w:r>
        <w:rPr>
          <w:rStyle w:val="Refdecomentario"/>
        </w:rPr>
        <w:annotationRef/>
      </w:r>
      <w:r w:rsidR="00E4650A">
        <w:t xml:space="preserve">Los contenidos son buenos y salvo un par de casos el orden de los temas es adecuado. </w:t>
      </w:r>
      <w:r w:rsidR="00E4650A">
        <w:br/>
      </w:r>
      <w:r w:rsidR="00E4650A">
        <w:br/>
        <w:t>Recomendaría: Cambiar las secciones 4 y 5 de orden, primero definir a las Anomalías y posteriormente mencionar la detección de Anomalías.</w:t>
      </w:r>
      <w:r w:rsidR="00E4650A">
        <w:br/>
      </w:r>
      <w:r w:rsidR="00E4650A">
        <w:br/>
        <w:t>Para el resto de las secciones recomiendo numerarlas, por ejemplo:</w:t>
      </w:r>
      <w:r w:rsidR="00E4650A">
        <w:br/>
        <w:t>1. Introducción</w:t>
      </w:r>
      <w:r w:rsidR="00E4650A">
        <w:br/>
        <w:t>2. Problemática a resolver.</w:t>
      </w:r>
      <w:r w:rsidR="00E4650A">
        <w:br/>
        <w:t>…</w:t>
      </w:r>
      <w:r w:rsidR="00E4650A">
        <w:br/>
        <w:t>4. Palabras Clave</w:t>
      </w:r>
      <w:r w:rsidR="00E4650A">
        <w:br/>
        <w:t xml:space="preserve">    4.1 Modelo</w:t>
      </w:r>
      <w:r w:rsidR="00E4650A">
        <w:br/>
        <w:t xml:space="preserve">    4.2 Predicción</w:t>
      </w:r>
      <w:r w:rsidR="00E4650A">
        <w:br/>
        <w:t xml:space="preserve">    4.3 Anomalía</w:t>
      </w:r>
      <w:r w:rsidR="00E4650A">
        <w:br/>
        <w:t xml:space="preserve">    4.n Etc</w:t>
      </w:r>
      <w:r w:rsidR="00E4650A">
        <w:br/>
      </w:r>
      <w:r w:rsidR="00E4650A">
        <w:br/>
        <w:t>(Añadir el título de Marco Teórico)</w:t>
      </w:r>
      <w:r w:rsidR="00E4650A">
        <w:br/>
        <w:t>5. Marco Teórico</w:t>
      </w:r>
      <w:r w:rsidR="00E4650A">
        <w:br/>
        <w:t xml:space="preserve">    5.1 Computación en la Nube</w:t>
      </w:r>
      <w:r w:rsidR="00E4650A">
        <w:br/>
        <w:t xml:space="preserve">        5.1.1 Características de la computación en la nube.</w:t>
      </w:r>
      <w:r w:rsidR="00E4650A">
        <w:br/>
        <w:t xml:space="preserve">        A partir de este nivel ya no se recomienda usar “5.1.1.1”, en estos casos se usa otro identificador como “A, B o C” o “I, II, III” si se requiere. </w:t>
      </w:r>
      <w:r w:rsidR="00E4650A">
        <w:br/>
      </w:r>
      <w:r w:rsidR="00E4650A">
        <w:br/>
        <w:t>En el texto se puede hacer referencia a esta sección como: en la sección 5.1.1 apartado A se explica el funcionamiento de…</w:t>
      </w:r>
      <w:r w:rsidR="00E4650A">
        <w:br/>
      </w:r>
      <w:r w:rsidR="00E4650A">
        <w:br/>
        <w:t>En la sección “Método de Investigación” se usa otro tipo de notación para la jerarquía (A, B, C). Se recomienda usar la misma notación para todo el documento.</w:t>
      </w:r>
      <w:r w:rsidR="00E4650A">
        <w:br/>
      </w:r>
      <w:r w:rsidR="00E4650A">
        <w:br/>
        <w:t>Estos serian los comentarios para la estructura general, más adelante se hacen comentarios particulares para la redacción de las secciones.</w:t>
      </w:r>
      <w:r w:rsidR="00E4650A">
        <w:br/>
      </w:r>
      <w:r w:rsidR="00E4650A">
        <w:br/>
        <w:t>Comentarios Generales del documento:</w:t>
      </w:r>
      <w:r w:rsidR="00E4650A">
        <w:br/>
        <w:t xml:space="preserve">-Se utilizan muchos anglisismos a lo largo de todo el documento, para mantenerlos hay que añadirles formato de letra en cursiva. </w:t>
      </w:r>
    </w:p>
  </w:comment>
  <w:comment w:id="4" w:author="ANGEL EDUARDO VILLEGAS ORTIZ" w:date="2026-03-20T11:38:00Z" w:initials="AV">
    <w:p w14:paraId="74682BEF" w14:textId="5D5A2B6B" w:rsidR="00FA595B" w:rsidRDefault="00FA595B" w:rsidP="00FA595B">
      <w:pPr>
        <w:pStyle w:val="Textocomentario"/>
      </w:pPr>
      <w:r>
        <w:rPr>
          <w:rStyle w:val="Refdecomentario"/>
        </w:rPr>
        <w:annotationRef/>
      </w:r>
      <w:r>
        <w:t>Añadir un poco de contexto a la sección. A grandes rasgos describir el contexto de uso, qué perfiles de usuarios se pueden ver beneficiados con el proyecto planteado y en qué ambiente se implementará? A nivel mercado, interno de la empresa, académico o personal.</w:t>
      </w:r>
    </w:p>
  </w:comment>
  <w:comment w:id="9" w:author="ANGEL EDUARDO VILLEGAS ORTIZ" w:date="2026-03-20T11:47:00Z" w:initials="AV">
    <w:p w14:paraId="31859EB9" w14:textId="77777777" w:rsidR="00FA595B" w:rsidRDefault="00FA595B" w:rsidP="00FA595B">
      <w:pPr>
        <w:pStyle w:val="Textocomentario"/>
      </w:pPr>
      <w:r>
        <w:rPr>
          <w:rStyle w:val="Refdecomentario"/>
        </w:rPr>
        <w:annotationRef/>
      </w:r>
      <w:r>
        <w:t>Algunas referencias son enlaces a sitios web. Si bien es posible citar estos sitios sobre todo si son publicaciones oficiales de Windows o IBM se recomienda darle el formato adecuado.</w:t>
      </w:r>
    </w:p>
  </w:comment>
  <w:comment w:id="23" w:author="ANGEL EDUARDO VILLEGAS ORTIZ" w:date="2026-03-20T11:54:00Z" w:initials="AV">
    <w:p w14:paraId="0677DF54" w14:textId="77777777" w:rsidR="000B2CEC" w:rsidRDefault="000B2CEC" w:rsidP="000B2CEC">
      <w:pPr>
        <w:pStyle w:val="Textocomentario"/>
      </w:pPr>
      <w:r>
        <w:rPr>
          <w:rStyle w:val="Refdecomentario"/>
        </w:rPr>
        <w:annotationRef/>
      </w:r>
      <w:r>
        <w:t>La idea representada podría anexarse en otra sección ya que la extensión no es la adecuada para una subsección completa. O, por lo contrario, desarrollar más este tema.</w:t>
      </w:r>
    </w:p>
  </w:comment>
  <w:comment w:id="25" w:author="ANGEL EDUARDO VILLEGAS ORTIZ" w:date="2026-03-20T11:57:00Z" w:initials="AV">
    <w:p w14:paraId="4AC8F58B" w14:textId="77777777" w:rsidR="000B2CEC" w:rsidRDefault="000B2CEC" w:rsidP="000B2CEC">
      <w:pPr>
        <w:pStyle w:val="Textocomentario"/>
      </w:pPr>
      <w:r>
        <w:rPr>
          <w:rStyle w:val="Refdecomentario"/>
        </w:rPr>
        <w:annotationRef/>
      </w:r>
      <w:r>
        <w:t>La relevancia del modelos IaaS es clara en el documento, se recomienda añadir una referencia para respaldar las afirmaciones realizadas.</w:t>
      </w:r>
    </w:p>
  </w:comment>
  <w:comment w:id="29" w:author="ANGEL EDUARDO VILLEGAS ORTIZ" w:date="2026-03-20T11:59:00Z" w:initials="AV">
    <w:p w14:paraId="7D4DD6D4" w14:textId="77777777" w:rsidR="00713A47" w:rsidRDefault="00713A47" w:rsidP="00713A47">
      <w:pPr>
        <w:pStyle w:val="Textocomentario"/>
      </w:pPr>
      <w:r>
        <w:rPr>
          <w:rStyle w:val="Refdecomentario"/>
        </w:rPr>
        <w:annotationRef/>
      </w:r>
      <w:r>
        <w:t>La redacción da la impresión de una nota personal, reestructurar esta info.</w:t>
      </w:r>
    </w:p>
  </w:comment>
  <w:comment w:id="31" w:author="ANGEL EDUARDO VILLEGAS ORTIZ [2]" w:date="2026-03-20T15:08:00Z" w:initials="AV">
    <w:p w14:paraId="49C0304E" w14:textId="77777777" w:rsidR="00ED1838" w:rsidRDefault="00ED1838" w:rsidP="00ED1838">
      <w:pPr>
        <w:pStyle w:val="Textocomentario"/>
      </w:pPr>
      <w:r>
        <w:rPr>
          <w:rStyle w:val="Refdecomentario"/>
        </w:rPr>
        <w:annotationRef/>
      </w:r>
      <w:r>
        <w:t>Dar formato de lista. Los conceptos son adecuados. Seria recomendable citar algún libro o artículo que permita sustentar de manera general esta información.</w:t>
      </w:r>
    </w:p>
  </w:comment>
  <w:comment w:id="34" w:author="ANGEL EDUARDO VILLEGAS ORTIZ [2]" w:date="2026-03-20T15:10:00Z" w:initials="AV">
    <w:p w14:paraId="3A4571E1" w14:textId="77777777" w:rsidR="00B33E6E" w:rsidRDefault="00B33E6E" w:rsidP="00B33E6E">
      <w:pPr>
        <w:pStyle w:val="Textocomentario"/>
      </w:pPr>
      <w:r>
        <w:rPr>
          <w:rStyle w:val="Refdecomentario"/>
        </w:rPr>
        <w:annotationRef/>
      </w:r>
      <w:r>
        <w:t>Este contenido puede ser parte de la idea anterior.</w:t>
      </w:r>
    </w:p>
  </w:comment>
  <w:comment w:id="37" w:author="ANGEL EDUARDO VILLEGAS ORTIZ [2]" w:date="2026-03-20T15:16:00Z" w:initials="AV">
    <w:p w14:paraId="6633644B" w14:textId="77777777" w:rsidR="0017061D" w:rsidRDefault="0017061D" w:rsidP="0017061D">
      <w:pPr>
        <w:pStyle w:val="Textocomentario"/>
      </w:pPr>
      <w:r>
        <w:rPr>
          <w:rStyle w:val="Refdecomentario"/>
        </w:rPr>
        <w:annotationRef/>
      </w:r>
      <w:r>
        <w:t>Anteriormente se usó las siglas SSBI para hacer referencia a este concepto. Recomendaria mantenerlo asi para el resto de menciones de este concepto.</w:t>
      </w:r>
    </w:p>
  </w:comment>
  <w:comment w:id="39" w:author="ANGEL EDUARDO VILLEGAS ORTIZ [2]" w:date="2026-03-20T15:21:00Z" w:initials="AV">
    <w:p w14:paraId="4BB9B48E" w14:textId="77777777" w:rsidR="003A6A5D" w:rsidRDefault="003A6A5D" w:rsidP="003A6A5D">
      <w:pPr>
        <w:pStyle w:val="Textocomentario"/>
      </w:pPr>
      <w:r>
        <w:rPr>
          <w:rStyle w:val="Refdecomentario"/>
        </w:rPr>
        <w:annotationRef/>
      </w:r>
      <w:r>
        <w:t>Se recomienda no tener dos secciones consecutivas sin un texto intermedio. Puede hacer una de las siguientes:</w:t>
      </w:r>
      <w:r>
        <w:br/>
      </w:r>
      <w:r>
        <w:br/>
        <w:t>-Añadir un párrafo explicando el contenido de la sección, debates o puntos de vista de este concepto o una contextualización histórica.</w:t>
      </w:r>
      <w:r>
        <w:br/>
      </w:r>
      <w:r>
        <w:br/>
        <w:t>-Suprimir la sección 3.1 Predicción de Serie Temporales e integrarlo como inicio del capítulo 3.</w:t>
      </w:r>
      <w:r>
        <w:br/>
      </w:r>
      <w:r>
        <w:br/>
        <w:t>Sugeriría la primera opción en este caso.</w:t>
      </w:r>
    </w:p>
  </w:comment>
  <w:comment w:id="41" w:author="ANGEL EDUARDO VILLEGAS ORTIZ [2]" w:date="2026-03-20T15:21:00Z" w:initials="AV">
    <w:p w14:paraId="21E59E47" w14:textId="77777777" w:rsidR="00B861D0" w:rsidRDefault="00B861D0" w:rsidP="00B861D0">
      <w:pPr>
        <w:pStyle w:val="Textocomentario"/>
      </w:pPr>
      <w:r>
        <w:rPr>
          <w:rStyle w:val="Refdecomentario"/>
        </w:rPr>
        <w:annotationRef/>
      </w:r>
      <w:r>
        <w:t>Enlistar Contenido</w:t>
      </w:r>
    </w:p>
  </w:comment>
  <w:comment w:id="44" w:author="ANGEL EDUARDO VILLEGAS ORTIZ [2]" w:date="2026-03-20T15:23:00Z" w:initials="AV">
    <w:p w14:paraId="67683404" w14:textId="77777777" w:rsidR="0053147F" w:rsidRDefault="0053147F" w:rsidP="0053147F">
      <w:pPr>
        <w:pStyle w:val="Textocomentario"/>
      </w:pPr>
      <w:r>
        <w:rPr>
          <w:rStyle w:val="Refdecomentario"/>
        </w:rPr>
        <w:annotationRef/>
      </w:r>
      <w:r>
        <w:t xml:space="preserve">Título entre comillas </w:t>
      </w:r>
    </w:p>
  </w:comment>
  <w:comment w:id="47" w:author="ANGEL EDUARDO VILLEGAS ORTIZ [2]" w:date="2026-03-20T15:30:00Z" w:initials="AV">
    <w:p w14:paraId="0D6B86C7" w14:textId="77777777" w:rsidR="00D179DE" w:rsidRDefault="00D179DE" w:rsidP="00D179DE">
      <w:pPr>
        <w:pStyle w:val="Textocomentario"/>
      </w:pPr>
      <w:r>
        <w:rPr>
          <w:rStyle w:val="Refdecomentario"/>
        </w:rPr>
        <w:annotationRef/>
      </w:r>
      <w:r>
        <w:t xml:space="preserve">Parecido al comentario anterior, identifico que estas secciones pueden ser un diagrama para mejorar la explicación de los conceptos. </w:t>
      </w:r>
    </w:p>
  </w:comment>
  <w:comment w:id="46" w:author="ANGEL EDUARDO VILLEGAS ORTIZ [2]" w:date="2026-03-20T15:29:00Z" w:initials="AV">
    <w:p w14:paraId="132E2182" w14:textId="77777777" w:rsidR="00C028D0" w:rsidRDefault="00C028D0" w:rsidP="00C028D0">
      <w:pPr>
        <w:pStyle w:val="Textocomentario"/>
      </w:pPr>
      <w:r>
        <w:rPr>
          <w:rStyle w:val="Refdecomentario"/>
        </w:rPr>
        <w:annotationRef/>
      </w:r>
      <w:r>
        <w:t>Estas secciones son muy relevantes en cuanto a nivel técnico, sería adecuado añadir un pequeño párrafo al inicio de cada sección para ayudar a ubicar estos conceptos técnicos dentro de la tesina y para que al lector sepa en todo momento qué tipo de información consume.</w:t>
      </w:r>
    </w:p>
  </w:comment>
  <w:comment w:id="65" w:author="ANGEL EDUARDO VILLEGAS ORTIZ [2]" w:date="2026-03-20T15:36:00Z" w:initials="AV">
    <w:p w14:paraId="7C6D59BD" w14:textId="77777777" w:rsidR="00FF582D" w:rsidRDefault="00FF582D" w:rsidP="00FF582D">
      <w:pPr>
        <w:pStyle w:val="Textocomentario"/>
      </w:pPr>
      <w:r>
        <w:rPr>
          <w:rStyle w:val="Refdecomentario"/>
        </w:rPr>
        <w:annotationRef/>
      </w:r>
      <w:r>
        <w:t>Añadir párrafo introductorio a la sección. Además, antes de definir detección de Anomalías debería definirse la Anomalía primero.</w:t>
      </w:r>
    </w:p>
  </w:comment>
  <w:comment w:id="98" w:author="ANGEL EDUARDO VILLEGAS ORTIZ [2]" w:date="2026-03-20T15:50:00Z" w:initials="AV">
    <w:p w14:paraId="0BAD5FCD" w14:textId="77777777" w:rsidR="00F2576C" w:rsidRDefault="0055328A" w:rsidP="00F2576C">
      <w:pPr>
        <w:pStyle w:val="Textocomentario"/>
      </w:pPr>
      <w:r>
        <w:rPr>
          <w:rStyle w:val="Refdecomentario"/>
        </w:rPr>
        <w:annotationRef/>
      </w:r>
      <w:r w:rsidR="00F2576C">
        <w:t>Esta sección es muy importante y el diseño de este contenido es bueno, sin embargo seria recomendable separar la figura del texto y dedicar una página completa a la Figura.</w:t>
      </w:r>
      <w:r w:rsidR="00F2576C">
        <w:br/>
      </w:r>
      <w:r w:rsidR="00F2576C">
        <w:br/>
        <w:t>También, para cada figura, se añade un Título y una referencia cruzada mencionado en el texto. Añadí un ejemplo de esto en el documento.</w:t>
      </w:r>
    </w:p>
  </w:comment>
  <w:comment w:id="124" w:author="ANGEL EDUARDO VILLEGAS ORTIZ [2]" w:date="2026-03-20T15:58:00Z" w:initials="AV">
    <w:p w14:paraId="5C326C19" w14:textId="77777777" w:rsidR="00C46246" w:rsidRDefault="00C46246" w:rsidP="00C46246">
      <w:pPr>
        <w:pStyle w:val="Textocomentario"/>
      </w:pPr>
      <w:r>
        <w:rPr>
          <w:rStyle w:val="Refdecomentario"/>
        </w:rPr>
        <w:annotationRef/>
      </w:r>
      <w:r>
        <w:t>Este contenido se puede mover a la sección de Anexos.</w:t>
      </w:r>
    </w:p>
  </w:comment>
  <w:comment w:id="127" w:author="ANGEL EDUARDO VILLEGAS ORTIZ [2]" w:date="2026-03-20T16:31:00Z" w:initials="AV">
    <w:p w14:paraId="7E094073" w14:textId="77777777" w:rsidR="00850765" w:rsidRDefault="00C72687" w:rsidP="00850765">
      <w:pPr>
        <w:pStyle w:val="Textocomentario"/>
      </w:pPr>
      <w:r>
        <w:rPr>
          <w:rStyle w:val="Refdecomentario"/>
        </w:rPr>
        <w:annotationRef/>
      </w:r>
      <w:r w:rsidR="00850765">
        <w:t xml:space="preserve">Hasta este punto del documento ha propuesto Objetivos, ha definido un marco teórico robusto, ha expuesto un área de mejora y propuesto un modelo amplio y con varias fases que será implementado. </w:t>
      </w:r>
      <w:r w:rsidR="00850765">
        <w:br/>
      </w:r>
      <w:r w:rsidR="00850765">
        <w:br/>
        <w:t>Recomiendo lo siguiente para continuar con el hilo conductor que ha estado llevando y puede mejorar mucho su documento:</w:t>
      </w:r>
      <w:r w:rsidR="00850765">
        <w:br/>
      </w:r>
      <w:r w:rsidR="00850765">
        <w:br/>
        <w:t>-Añadir una sección de primer nivel en la jerarquía llamada Desarrollo. Explique en extenso las características de la empresa de implementación, no necesitan ser datos o información sensible, basta con explicar el contexto de operaciones y las motivaciones que motivan la propuesta de este modelo.</w:t>
      </w:r>
      <w:r w:rsidR="00850765">
        <w:br/>
      </w:r>
      <w:r w:rsidR="00850765">
        <w:br/>
        <w:t>-Añada la sección de experimentación dentro de esta sección Desarrollo.</w:t>
      </w:r>
      <w:r w:rsidR="00850765">
        <w:br/>
      </w:r>
      <w:r w:rsidR="00850765">
        <w:br/>
        <w:t>-Posteriormente y según las indicaciones de sus asesores añada sus resultados en una sección llamada de esta misma manera.</w:t>
      </w:r>
      <w:r w:rsidR="00850765">
        <w:br/>
      </w:r>
      <w:r w:rsidR="00850765">
        <w:br/>
        <w:t>-Sugerencia: El modelo planteado es muy bueno, en este particular caso su implementación en código podría ser muy interesante, si no quisiera compartir el código completo por cuestiones de confidencialidad le sugiero añadir una subsección dentro de desarrollo explicando técnicamente la construcción del software.</w:t>
      </w:r>
    </w:p>
  </w:comment>
  <w:comment w:id="137" w:author="ANGEL EDUARDO VILLEGAS ORTIZ [2]" w:date="2026-03-20T16:34:00Z" w:initials="AV">
    <w:p w14:paraId="4D3EDA17" w14:textId="6C0C1B24" w:rsidR="00376C96" w:rsidRDefault="00376C96" w:rsidP="00376C96">
      <w:pPr>
        <w:pStyle w:val="Textocomentario"/>
      </w:pPr>
      <w:r>
        <w:rPr>
          <w:rStyle w:val="Refdecomentario"/>
        </w:rPr>
        <w:annotationRef/>
      </w:r>
      <w:r>
        <w:t>Como comentario final, el documento tiene una calidad muy buena. A nivel redacción no encontré fallas graves, en cuestión de estructura si existen muchas mejoras sugeridas. También otra área de mejora son las referencias. En general, el documento ya esta listo para que se añadan resultados y evaluaciones finales. No olvide que en sus conclusiones se hace un cierre de las ideas principales de su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563B69" w15:done="0"/>
  <w15:commentEx w15:paraId="74682BEF" w15:done="0"/>
  <w15:commentEx w15:paraId="31859EB9" w15:done="0"/>
  <w15:commentEx w15:paraId="0677DF54" w15:done="0"/>
  <w15:commentEx w15:paraId="4AC8F58B" w15:done="0"/>
  <w15:commentEx w15:paraId="7D4DD6D4" w15:done="0"/>
  <w15:commentEx w15:paraId="49C0304E" w15:done="0"/>
  <w15:commentEx w15:paraId="3A4571E1" w15:done="0"/>
  <w15:commentEx w15:paraId="6633644B" w15:done="0"/>
  <w15:commentEx w15:paraId="4BB9B48E" w15:done="0"/>
  <w15:commentEx w15:paraId="21E59E47" w15:done="0"/>
  <w15:commentEx w15:paraId="67683404" w15:done="0"/>
  <w15:commentEx w15:paraId="0D6B86C7" w15:done="0"/>
  <w15:commentEx w15:paraId="132E2182" w15:done="0"/>
  <w15:commentEx w15:paraId="7C6D59BD" w15:done="0"/>
  <w15:commentEx w15:paraId="0BAD5FCD" w15:done="0"/>
  <w15:commentEx w15:paraId="5C326C19" w15:done="0"/>
  <w15:commentEx w15:paraId="7E094073" w15:done="0"/>
  <w15:commentEx w15:paraId="4D3EDA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F1DA7" w16cex:dateUtc="2026-03-20T17:30:00Z"/>
  <w16cex:commentExtensible w16cex:durableId="69E75EF6" w16cex:dateUtc="2026-03-20T17:38:00Z"/>
  <w16cex:commentExtensible w16cex:durableId="395271D4" w16cex:dateUtc="2026-03-20T17:47:00Z"/>
  <w16cex:commentExtensible w16cex:durableId="30216095" w16cex:dateUtc="2026-03-20T17:54:00Z"/>
  <w16cex:commentExtensible w16cex:durableId="09B56E8C" w16cex:dateUtc="2026-03-20T17:57:00Z"/>
  <w16cex:commentExtensible w16cex:durableId="7017071D" w16cex:dateUtc="2026-03-20T17:59:00Z"/>
  <w16cex:commentExtensible w16cex:durableId="5D8631E3" w16cex:dateUtc="2026-03-20T21:08:00Z"/>
  <w16cex:commentExtensible w16cex:durableId="24FD40BD" w16cex:dateUtc="2026-03-20T21:10:00Z"/>
  <w16cex:commentExtensible w16cex:durableId="56900BAF" w16cex:dateUtc="2026-03-20T21:16:00Z"/>
  <w16cex:commentExtensible w16cex:durableId="5874AC4F" w16cex:dateUtc="2026-03-20T21:21:00Z"/>
  <w16cex:commentExtensible w16cex:durableId="5A7BCA92" w16cex:dateUtc="2026-03-20T21:21:00Z"/>
  <w16cex:commentExtensible w16cex:durableId="3B0F420C" w16cex:dateUtc="2026-03-20T21:23:00Z"/>
  <w16cex:commentExtensible w16cex:durableId="3345F6C1" w16cex:dateUtc="2026-03-20T21:30:00Z"/>
  <w16cex:commentExtensible w16cex:durableId="2413FF49" w16cex:dateUtc="2026-03-20T21:29:00Z"/>
  <w16cex:commentExtensible w16cex:durableId="60E9DA4E" w16cex:dateUtc="2026-03-20T21:36:00Z"/>
  <w16cex:commentExtensible w16cex:durableId="69CE4CFE" w16cex:dateUtc="2026-03-20T21:50:00Z"/>
  <w16cex:commentExtensible w16cex:durableId="7EF6399A" w16cex:dateUtc="2026-03-20T21:58:00Z"/>
  <w16cex:commentExtensible w16cex:durableId="1470467C" w16cex:dateUtc="2026-03-20T22:31:00Z"/>
  <w16cex:commentExtensible w16cex:durableId="0BC9DA05" w16cex:dateUtc="2026-03-20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563B69" w16cid:durableId="2D2F1DA7"/>
  <w16cid:commentId w16cid:paraId="74682BEF" w16cid:durableId="69E75EF6"/>
  <w16cid:commentId w16cid:paraId="31859EB9" w16cid:durableId="395271D4"/>
  <w16cid:commentId w16cid:paraId="0677DF54" w16cid:durableId="30216095"/>
  <w16cid:commentId w16cid:paraId="4AC8F58B" w16cid:durableId="09B56E8C"/>
  <w16cid:commentId w16cid:paraId="7D4DD6D4" w16cid:durableId="7017071D"/>
  <w16cid:commentId w16cid:paraId="49C0304E" w16cid:durableId="5D8631E3"/>
  <w16cid:commentId w16cid:paraId="3A4571E1" w16cid:durableId="24FD40BD"/>
  <w16cid:commentId w16cid:paraId="6633644B" w16cid:durableId="56900BAF"/>
  <w16cid:commentId w16cid:paraId="4BB9B48E" w16cid:durableId="5874AC4F"/>
  <w16cid:commentId w16cid:paraId="21E59E47" w16cid:durableId="5A7BCA92"/>
  <w16cid:commentId w16cid:paraId="67683404" w16cid:durableId="3B0F420C"/>
  <w16cid:commentId w16cid:paraId="0D6B86C7" w16cid:durableId="3345F6C1"/>
  <w16cid:commentId w16cid:paraId="132E2182" w16cid:durableId="2413FF49"/>
  <w16cid:commentId w16cid:paraId="7C6D59BD" w16cid:durableId="60E9DA4E"/>
  <w16cid:commentId w16cid:paraId="0BAD5FCD" w16cid:durableId="69CE4CFE"/>
  <w16cid:commentId w16cid:paraId="5C326C19" w16cid:durableId="7EF6399A"/>
  <w16cid:commentId w16cid:paraId="7E094073" w16cid:durableId="1470467C"/>
  <w16cid:commentId w16cid:paraId="4D3EDA17" w16cid:durableId="0BC9DA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1880" w14:textId="77777777" w:rsidR="00DA265C" w:rsidRDefault="00DA265C" w:rsidP="003542BA">
      <w:r>
        <w:separator/>
      </w:r>
    </w:p>
  </w:endnote>
  <w:endnote w:type="continuationSeparator" w:id="0">
    <w:p w14:paraId="2F0CB957" w14:textId="77777777" w:rsidR="00DA265C" w:rsidRDefault="00DA265C" w:rsidP="0035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56234451"/>
      <w:docPartObj>
        <w:docPartGallery w:val="Page Numbers (Bottom of Page)"/>
        <w:docPartUnique/>
      </w:docPartObj>
    </w:sdtPr>
    <w:sdtContent>
      <w:p w14:paraId="52919A38" w14:textId="5339BEC7" w:rsidR="003542BA" w:rsidRDefault="003542BA" w:rsidP="00A2135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2EE1468" w14:textId="77777777" w:rsidR="003542BA" w:rsidRDefault="003542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63606277"/>
      <w:docPartObj>
        <w:docPartGallery w:val="Page Numbers (Bottom of Page)"/>
        <w:docPartUnique/>
      </w:docPartObj>
    </w:sdtPr>
    <w:sdtContent>
      <w:p w14:paraId="58FDAAAF" w14:textId="69EBDF29" w:rsidR="003542BA" w:rsidRDefault="003542BA" w:rsidP="00A2135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2CAD34" w14:textId="77777777" w:rsidR="003542BA" w:rsidRDefault="003542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872F" w14:textId="77777777" w:rsidR="00DA265C" w:rsidRDefault="00DA265C" w:rsidP="003542BA">
      <w:r>
        <w:separator/>
      </w:r>
    </w:p>
  </w:footnote>
  <w:footnote w:type="continuationSeparator" w:id="0">
    <w:p w14:paraId="7D5E8D45" w14:textId="77777777" w:rsidR="00DA265C" w:rsidRDefault="00DA265C" w:rsidP="00354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D1B"/>
    <w:multiLevelType w:val="hybridMultilevel"/>
    <w:tmpl w:val="1BB8A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3469A"/>
    <w:multiLevelType w:val="hybridMultilevel"/>
    <w:tmpl w:val="721A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B5172"/>
    <w:multiLevelType w:val="hybridMultilevel"/>
    <w:tmpl w:val="AB82230C"/>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D368D"/>
    <w:multiLevelType w:val="hybridMultilevel"/>
    <w:tmpl w:val="0576DD7A"/>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A0A9A"/>
    <w:multiLevelType w:val="hybridMultilevel"/>
    <w:tmpl w:val="B42EFA56"/>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D2A0D"/>
    <w:multiLevelType w:val="hybridMultilevel"/>
    <w:tmpl w:val="0130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D24E7"/>
    <w:multiLevelType w:val="hybridMultilevel"/>
    <w:tmpl w:val="E57C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E19B1"/>
    <w:multiLevelType w:val="hybridMultilevel"/>
    <w:tmpl w:val="94AA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B0AFD"/>
    <w:multiLevelType w:val="hybridMultilevel"/>
    <w:tmpl w:val="9894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F58E7"/>
    <w:multiLevelType w:val="hybridMultilevel"/>
    <w:tmpl w:val="A40A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27536"/>
    <w:multiLevelType w:val="hybridMultilevel"/>
    <w:tmpl w:val="C380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07C51"/>
    <w:multiLevelType w:val="hybridMultilevel"/>
    <w:tmpl w:val="002C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51EAF"/>
    <w:multiLevelType w:val="hybridMultilevel"/>
    <w:tmpl w:val="CDAC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16111"/>
    <w:multiLevelType w:val="hybridMultilevel"/>
    <w:tmpl w:val="2C98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6511BD"/>
    <w:multiLevelType w:val="hybridMultilevel"/>
    <w:tmpl w:val="6A5CECB4"/>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812524"/>
    <w:multiLevelType w:val="hybridMultilevel"/>
    <w:tmpl w:val="0CD2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80685"/>
    <w:multiLevelType w:val="hybridMultilevel"/>
    <w:tmpl w:val="B7EC8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86D2F"/>
    <w:multiLevelType w:val="hybridMultilevel"/>
    <w:tmpl w:val="C570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E0229E"/>
    <w:multiLevelType w:val="hybridMultilevel"/>
    <w:tmpl w:val="5BC87134"/>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351EB9"/>
    <w:multiLevelType w:val="hybridMultilevel"/>
    <w:tmpl w:val="CE10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03248B"/>
    <w:multiLevelType w:val="hybridMultilevel"/>
    <w:tmpl w:val="3B1C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8076C"/>
    <w:multiLevelType w:val="hybridMultilevel"/>
    <w:tmpl w:val="C840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D76DC"/>
    <w:multiLevelType w:val="hybridMultilevel"/>
    <w:tmpl w:val="6EB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1A238C"/>
    <w:multiLevelType w:val="hybridMultilevel"/>
    <w:tmpl w:val="EA24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BB75D7"/>
    <w:multiLevelType w:val="hybridMultilevel"/>
    <w:tmpl w:val="34D67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350158"/>
    <w:multiLevelType w:val="hybridMultilevel"/>
    <w:tmpl w:val="6E3AF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07C99"/>
    <w:multiLevelType w:val="hybridMultilevel"/>
    <w:tmpl w:val="8D56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7F777D"/>
    <w:multiLevelType w:val="hybridMultilevel"/>
    <w:tmpl w:val="8BA2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7E749A"/>
    <w:multiLevelType w:val="hybridMultilevel"/>
    <w:tmpl w:val="00CA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CC0171"/>
    <w:multiLevelType w:val="hybridMultilevel"/>
    <w:tmpl w:val="D8F61896"/>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68433">
    <w:abstractNumId w:val="26"/>
  </w:num>
  <w:num w:numId="2" w16cid:durableId="1026902966">
    <w:abstractNumId w:val="17"/>
  </w:num>
  <w:num w:numId="3" w16cid:durableId="1533375711">
    <w:abstractNumId w:val="25"/>
  </w:num>
  <w:num w:numId="4" w16cid:durableId="172652611">
    <w:abstractNumId w:val="27"/>
  </w:num>
  <w:num w:numId="5" w16cid:durableId="196742918">
    <w:abstractNumId w:val="28"/>
  </w:num>
  <w:num w:numId="6" w16cid:durableId="1200974204">
    <w:abstractNumId w:val="5"/>
  </w:num>
  <w:num w:numId="7" w16cid:durableId="1684018682">
    <w:abstractNumId w:val="21"/>
  </w:num>
  <w:num w:numId="8" w16cid:durableId="1461999203">
    <w:abstractNumId w:val="19"/>
  </w:num>
  <w:num w:numId="9" w16cid:durableId="1234043383">
    <w:abstractNumId w:val="10"/>
  </w:num>
  <w:num w:numId="10" w16cid:durableId="295835764">
    <w:abstractNumId w:val="14"/>
  </w:num>
  <w:num w:numId="11" w16cid:durableId="111873150">
    <w:abstractNumId w:val="29"/>
  </w:num>
  <w:num w:numId="12" w16cid:durableId="979112250">
    <w:abstractNumId w:val="0"/>
  </w:num>
  <w:num w:numId="13" w16cid:durableId="1765761356">
    <w:abstractNumId w:val="23"/>
  </w:num>
  <w:num w:numId="14" w16cid:durableId="2063863780">
    <w:abstractNumId w:val="15"/>
  </w:num>
  <w:num w:numId="15" w16cid:durableId="931010848">
    <w:abstractNumId w:val="13"/>
  </w:num>
  <w:num w:numId="16" w16cid:durableId="78329977">
    <w:abstractNumId w:val="16"/>
  </w:num>
  <w:num w:numId="17" w16cid:durableId="1529948423">
    <w:abstractNumId w:val="11"/>
  </w:num>
  <w:num w:numId="18" w16cid:durableId="446896947">
    <w:abstractNumId w:val="9"/>
  </w:num>
  <w:num w:numId="19" w16cid:durableId="54743201">
    <w:abstractNumId w:val="24"/>
  </w:num>
  <w:num w:numId="20" w16cid:durableId="1396010378">
    <w:abstractNumId w:val="3"/>
  </w:num>
  <w:num w:numId="21" w16cid:durableId="845100325">
    <w:abstractNumId w:val="2"/>
  </w:num>
  <w:num w:numId="22" w16cid:durableId="142359924">
    <w:abstractNumId w:val="18"/>
  </w:num>
  <w:num w:numId="23" w16cid:durableId="1055734831">
    <w:abstractNumId w:val="4"/>
  </w:num>
  <w:num w:numId="24" w16cid:durableId="222639319">
    <w:abstractNumId w:val="20"/>
  </w:num>
  <w:num w:numId="25" w16cid:durableId="463619867">
    <w:abstractNumId w:val="12"/>
  </w:num>
  <w:num w:numId="26" w16cid:durableId="1594163710">
    <w:abstractNumId w:val="6"/>
  </w:num>
  <w:num w:numId="27" w16cid:durableId="501698003">
    <w:abstractNumId w:val="22"/>
  </w:num>
  <w:num w:numId="28" w16cid:durableId="1956515934">
    <w:abstractNumId w:val="8"/>
  </w:num>
  <w:num w:numId="29" w16cid:durableId="36131465">
    <w:abstractNumId w:val="7"/>
  </w:num>
  <w:num w:numId="30" w16cid:durableId="213934893">
    <w:abstractNumId w:val="1"/>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 EDUARDO VILLEGAS ORTIZ">
    <w15:presenceInfo w15:providerId="AD" w15:userId="S::al235190@edu.uaa.mx::f4ca061a-5432-4cfd-8cae-f53bde7fb806"/>
  </w15:person>
  <w15:person w15:author="ANGEL EDUARDO VILLEGAS ORTIZ [2]">
    <w15:presenceInfo w15:providerId="AD" w15:userId="S::angel.villegas@edu.uaa.mx::f4ca061a-5432-4cfd-8cae-f53bde7fb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2BA"/>
    <w:rsid w:val="000B0314"/>
    <w:rsid w:val="000B2CEC"/>
    <w:rsid w:val="000C7F6C"/>
    <w:rsid w:val="000F2A85"/>
    <w:rsid w:val="00112494"/>
    <w:rsid w:val="00142AB4"/>
    <w:rsid w:val="0014591A"/>
    <w:rsid w:val="0017061D"/>
    <w:rsid w:val="001768CB"/>
    <w:rsid w:val="001B631E"/>
    <w:rsid w:val="001C25EE"/>
    <w:rsid w:val="0020132C"/>
    <w:rsid w:val="00203075"/>
    <w:rsid w:val="00221871"/>
    <w:rsid w:val="0022413D"/>
    <w:rsid w:val="00250513"/>
    <w:rsid w:val="00251013"/>
    <w:rsid w:val="00273D89"/>
    <w:rsid w:val="00274A0C"/>
    <w:rsid w:val="00297DD8"/>
    <w:rsid w:val="002B3374"/>
    <w:rsid w:val="002B4D2D"/>
    <w:rsid w:val="002F148B"/>
    <w:rsid w:val="002F6012"/>
    <w:rsid w:val="003542BA"/>
    <w:rsid w:val="00362849"/>
    <w:rsid w:val="003701CE"/>
    <w:rsid w:val="00376C96"/>
    <w:rsid w:val="00381C07"/>
    <w:rsid w:val="003A50CA"/>
    <w:rsid w:val="003A6A5D"/>
    <w:rsid w:val="003E2123"/>
    <w:rsid w:val="00404156"/>
    <w:rsid w:val="004118B5"/>
    <w:rsid w:val="0041391A"/>
    <w:rsid w:val="00422331"/>
    <w:rsid w:val="004910E6"/>
    <w:rsid w:val="004A3164"/>
    <w:rsid w:val="004A7405"/>
    <w:rsid w:val="004B1A0A"/>
    <w:rsid w:val="004E36C4"/>
    <w:rsid w:val="0052092A"/>
    <w:rsid w:val="00524129"/>
    <w:rsid w:val="005277E4"/>
    <w:rsid w:val="0053147F"/>
    <w:rsid w:val="00546473"/>
    <w:rsid w:val="0055328A"/>
    <w:rsid w:val="0055555E"/>
    <w:rsid w:val="00557861"/>
    <w:rsid w:val="00575DDD"/>
    <w:rsid w:val="0059737F"/>
    <w:rsid w:val="00597F24"/>
    <w:rsid w:val="005B2176"/>
    <w:rsid w:val="005D2D6F"/>
    <w:rsid w:val="005E1683"/>
    <w:rsid w:val="006270F9"/>
    <w:rsid w:val="0063218E"/>
    <w:rsid w:val="00656185"/>
    <w:rsid w:val="00675045"/>
    <w:rsid w:val="0068389B"/>
    <w:rsid w:val="006F13AA"/>
    <w:rsid w:val="007012B1"/>
    <w:rsid w:val="00713A47"/>
    <w:rsid w:val="00753CC6"/>
    <w:rsid w:val="0075549E"/>
    <w:rsid w:val="00772CC0"/>
    <w:rsid w:val="00773425"/>
    <w:rsid w:val="007743C8"/>
    <w:rsid w:val="007927DD"/>
    <w:rsid w:val="007D0042"/>
    <w:rsid w:val="00806987"/>
    <w:rsid w:val="00826D2D"/>
    <w:rsid w:val="00833C61"/>
    <w:rsid w:val="00842FB7"/>
    <w:rsid w:val="00850765"/>
    <w:rsid w:val="00864C19"/>
    <w:rsid w:val="00871F28"/>
    <w:rsid w:val="008940C0"/>
    <w:rsid w:val="0089499F"/>
    <w:rsid w:val="008A2E4E"/>
    <w:rsid w:val="008B7123"/>
    <w:rsid w:val="008C0E07"/>
    <w:rsid w:val="008E271B"/>
    <w:rsid w:val="008F6759"/>
    <w:rsid w:val="009178A1"/>
    <w:rsid w:val="00920E76"/>
    <w:rsid w:val="00931B81"/>
    <w:rsid w:val="009323E0"/>
    <w:rsid w:val="00950B39"/>
    <w:rsid w:val="009614FE"/>
    <w:rsid w:val="00971F47"/>
    <w:rsid w:val="0098000C"/>
    <w:rsid w:val="00983704"/>
    <w:rsid w:val="009B54B7"/>
    <w:rsid w:val="009E368A"/>
    <w:rsid w:val="009F6879"/>
    <w:rsid w:val="00A11ACB"/>
    <w:rsid w:val="00A21353"/>
    <w:rsid w:val="00A24AA2"/>
    <w:rsid w:val="00A24B4E"/>
    <w:rsid w:val="00A53E55"/>
    <w:rsid w:val="00A64EC8"/>
    <w:rsid w:val="00A656CE"/>
    <w:rsid w:val="00A8177F"/>
    <w:rsid w:val="00A91F3B"/>
    <w:rsid w:val="00A92E75"/>
    <w:rsid w:val="00B33E6E"/>
    <w:rsid w:val="00B4326F"/>
    <w:rsid w:val="00B861D0"/>
    <w:rsid w:val="00BC5CE9"/>
    <w:rsid w:val="00BE28FE"/>
    <w:rsid w:val="00BE3F5E"/>
    <w:rsid w:val="00C028D0"/>
    <w:rsid w:val="00C05E4C"/>
    <w:rsid w:val="00C07422"/>
    <w:rsid w:val="00C12572"/>
    <w:rsid w:val="00C12D0D"/>
    <w:rsid w:val="00C30926"/>
    <w:rsid w:val="00C46246"/>
    <w:rsid w:val="00C62ED2"/>
    <w:rsid w:val="00C72687"/>
    <w:rsid w:val="00CD3F9E"/>
    <w:rsid w:val="00CD6996"/>
    <w:rsid w:val="00CE531E"/>
    <w:rsid w:val="00D179DE"/>
    <w:rsid w:val="00D238F4"/>
    <w:rsid w:val="00D25F53"/>
    <w:rsid w:val="00D655D2"/>
    <w:rsid w:val="00D911E5"/>
    <w:rsid w:val="00D94F31"/>
    <w:rsid w:val="00DA265C"/>
    <w:rsid w:val="00E14A53"/>
    <w:rsid w:val="00E15913"/>
    <w:rsid w:val="00E17488"/>
    <w:rsid w:val="00E266AC"/>
    <w:rsid w:val="00E40B34"/>
    <w:rsid w:val="00E4650A"/>
    <w:rsid w:val="00E54A40"/>
    <w:rsid w:val="00EB3650"/>
    <w:rsid w:val="00EB5B62"/>
    <w:rsid w:val="00EC4FDE"/>
    <w:rsid w:val="00ED1838"/>
    <w:rsid w:val="00ED1FC6"/>
    <w:rsid w:val="00F2576C"/>
    <w:rsid w:val="00F61DD0"/>
    <w:rsid w:val="00FA0B3F"/>
    <w:rsid w:val="00FA595B"/>
    <w:rsid w:val="00FF2B03"/>
    <w:rsid w:val="00FF58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90EA7"/>
  <w15:chartTrackingRefBased/>
  <w15:docId w15:val="{ABDC77FB-761E-4C51-A92F-5861F862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4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42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42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42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42B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2B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2B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2B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2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542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42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42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42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42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2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2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2BA"/>
    <w:rPr>
      <w:rFonts w:eastAsiaTheme="majorEastAsia" w:cstheme="majorBidi"/>
      <w:color w:val="272727" w:themeColor="text1" w:themeTint="D8"/>
    </w:rPr>
  </w:style>
  <w:style w:type="paragraph" w:styleId="Ttulo">
    <w:name w:val="Title"/>
    <w:basedOn w:val="Normal"/>
    <w:next w:val="Normal"/>
    <w:link w:val="TtuloCar"/>
    <w:uiPriority w:val="10"/>
    <w:qFormat/>
    <w:rsid w:val="003542B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2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2B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2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2B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542BA"/>
    <w:rPr>
      <w:i/>
      <w:iCs/>
      <w:color w:val="404040" w:themeColor="text1" w:themeTint="BF"/>
    </w:rPr>
  </w:style>
  <w:style w:type="paragraph" w:styleId="Prrafodelista">
    <w:name w:val="List Paragraph"/>
    <w:basedOn w:val="Normal"/>
    <w:uiPriority w:val="34"/>
    <w:qFormat/>
    <w:rsid w:val="003542BA"/>
    <w:pPr>
      <w:ind w:left="720"/>
      <w:contextualSpacing/>
    </w:pPr>
  </w:style>
  <w:style w:type="character" w:styleId="nfasisintenso">
    <w:name w:val="Intense Emphasis"/>
    <w:basedOn w:val="Fuentedeprrafopredeter"/>
    <w:uiPriority w:val="21"/>
    <w:qFormat/>
    <w:rsid w:val="003542BA"/>
    <w:rPr>
      <w:i/>
      <w:iCs/>
      <w:color w:val="0F4761" w:themeColor="accent1" w:themeShade="BF"/>
    </w:rPr>
  </w:style>
  <w:style w:type="paragraph" w:styleId="Citadestacada">
    <w:name w:val="Intense Quote"/>
    <w:basedOn w:val="Normal"/>
    <w:next w:val="Normal"/>
    <w:link w:val="CitadestacadaCar"/>
    <w:uiPriority w:val="30"/>
    <w:qFormat/>
    <w:rsid w:val="00354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42BA"/>
    <w:rPr>
      <w:i/>
      <w:iCs/>
      <w:color w:val="0F4761" w:themeColor="accent1" w:themeShade="BF"/>
    </w:rPr>
  </w:style>
  <w:style w:type="character" w:styleId="Referenciaintensa">
    <w:name w:val="Intense Reference"/>
    <w:basedOn w:val="Fuentedeprrafopredeter"/>
    <w:uiPriority w:val="32"/>
    <w:qFormat/>
    <w:rsid w:val="003542BA"/>
    <w:rPr>
      <w:b/>
      <w:bCs/>
      <w:smallCaps/>
      <w:color w:val="0F4761" w:themeColor="accent1" w:themeShade="BF"/>
      <w:spacing w:val="5"/>
    </w:rPr>
  </w:style>
  <w:style w:type="paragraph" w:styleId="NormalWeb">
    <w:name w:val="Normal (Web)"/>
    <w:basedOn w:val="Normal"/>
    <w:uiPriority w:val="99"/>
    <w:unhideWhenUsed/>
    <w:rsid w:val="003542BA"/>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fasis">
    <w:name w:val="Emphasis"/>
    <w:basedOn w:val="Fuentedeprrafopredeter"/>
    <w:qFormat/>
    <w:rsid w:val="003542BA"/>
    <w:rPr>
      <w:i/>
      <w:iCs/>
    </w:rPr>
  </w:style>
  <w:style w:type="character" w:styleId="Fuerte">
    <w:name w:val="Strong"/>
    <w:basedOn w:val="Fuentedeprrafopredeter"/>
    <w:uiPriority w:val="22"/>
    <w:qFormat/>
    <w:rsid w:val="003542BA"/>
    <w:rPr>
      <w:b/>
      <w:bCs/>
    </w:rPr>
  </w:style>
  <w:style w:type="character" w:styleId="Hipervnculo">
    <w:name w:val="Hyperlink"/>
    <w:basedOn w:val="Fuentedeprrafopredeter"/>
    <w:uiPriority w:val="99"/>
    <w:unhideWhenUsed/>
    <w:rsid w:val="003542BA"/>
    <w:rPr>
      <w:color w:val="0000FF"/>
      <w:u w:val="single"/>
    </w:rPr>
  </w:style>
  <w:style w:type="character" w:customStyle="1" w:styleId="ms-1">
    <w:name w:val="ms-1"/>
    <w:basedOn w:val="Fuentedeprrafopredeter"/>
    <w:rsid w:val="003542BA"/>
  </w:style>
  <w:style w:type="character" w:customStyle="1" w:styleId="max-w-15ch">
    <w:name w:val="max-w-[15ch]"/>
    <w:basedOn w:val="Fuentedeprrafopredeter"/>
    <w:rsid w:val="003542BA"/>
  </w:style>
  <w:style w:type="character" w:customStyle="1" w:styleId="-me-1">
    <w:name w:val="-me-1"/>
    <w:basedOn w:val="Fuentedeprrafopredeter"/>
    <w:rsid w:val="003542BA"/>
  </w:style>
  <w:style w:type="paragraph" w:styleId="Piedepgina">
    <w:name w:val="footer"/>
    <w:basedOn w:val="Normal"/>
    <w:link w:val="PiedepginaCar"/>
    <w:uiPriority w:val="99"/>
    <w:unhideWhenUsed/>
    <w:rsid w:val="003542BA"/>
    <w:pPr>
      <w:tabs>
        <w:tab w:val="center" w:pos="4419"/>
        <w:tab w:val="right" w:pos="8838"/>
      </w:tabs>
    </w:pPr>
  </w:style>
  <w:style w:type="character" w:customStyle="1" w:styleId="PiedepginaCar">
    <w:name w:val="Pie de página Car"/>
    <w:basedOn w:val="Fuentedeprrafopredeter"/>
    <w:link w:val="Piedepgina"/>
    <w:uiPriority w:val="99"/>
    <w:rsid w:val="003542BA"/>
  </w:style>
  <w:style w:type="character" w:styleId="Nmerodepgina">
    <w:name w:val="page number"/>
    <w:basedOn w:val="Fuentedeprrafopredeter"/>
    <w:uiPriority w:val="99"/>
    <w:semiHidden/>
    <w:unhideWhenUsed/>
    <w:rsid w:val="003542BA"/>
  </w:style>
  <w:style w:type="paragraph" w:styleId="TtuloTDC">
    <w:name w:val="TOC Heading"/>
    <w:basedOn w:val="Ttulo1"/>
    <w:next w:val="Normal"/>
    <w:uiPriority w:val="39"/>
    <w:unhideWhenUsed/>
    <w:qFormat/>
    <w:rsid w:val="00422331"/>
    <w:pPr>
      <w:spacing w:before="480" w:after="0" w:line="276" w:lineRule="auto"/>
      <w:outlineLvl w:val="9"/>
    </w:pPr>
    <w:rPr>
      <w:b/>
      <w:bCs/>
      <w:kern w:val="0"/>
      <w:sz w:val="28"/>
      <w:szCs w:val="28"/>
      <w:lang w:eastAsia="es-MX"/>
      <w14:ligatures w14:val="none"/>
    </w:rPr>
  </w:style>
  <w:style w:type="paragraph" w:styleId="TDC3">
    <w:name w:val="toc 3"/>
    <w:basedOn w:val="Normal"/>
    <w:next w:val="Normal"/>
    <w:autoRedefine/>
    <w:uiPriority w:val="39"/>
    <w:unhideWhenUsed/>
    <w:rsid w:val="00422331"/>
    <w:pPr>
      <w:ind w:left="480"/>
    </w:pPr>
    <w:rPr>
      <w:sz w:val="20"/>
      <w:szCs w:val="20"/>
    </w:rPr>
  </w:style>
  <w:style w:type="paragraph" w:styleId="TDC1">
    <w:name w:val="toc 1"/>
    <w:basedOn w:val="Normal"/>
    <w:next w:val="Normal"/>
    <w:autoRedefine/>
    <w:uiPriority w:val="39"/>
    <w:unhideWhenUsed/>
    <w:rsid w:val="00422331"/>
    <w:pPr>
      <w:spacing w:before="120"/>
    </w:pPr>
    <w:rPr>
      <w:b/>
      <w:bCs/>
      <w:i/>
      <w:iCs/>
    </w:rPr>
  </w:style>
  <w:style w:type="paragraph" w:styleId="TDC2">
    <w:name w:val="toc 2"/>
    <w:basedOn w:val="Normal"/>
    <w:next w:val="Normal"/>
    <w:autoRedefine/>
    <w:uiPriority w:val="39"/>
    <w:unhideWhenUsed/>
    <w:rsid w:val="00422331"/>
    <w:pPr>
      <w:spacing w:before="120"/>
      <w:ind w:left="240"/>
    </w:pPr>
    <w:rPr>
      <w:b/>
      <w:bCs/>
      <w:sz w:val="22"/>
      <w:szCs w:val="22"/>
    </w:rPr>
  </w:style>
  <w:style w:type="paragraph" w:styleId="TDC4">
    <w:name w:val="toc 4"/>
    <w:basedOn w:val="Normal"/>
    <w:next w:val="Normal"/>
    <w:autoRedefine/>
    <w:uiPriority w:val="39"/>
    <w:unhideWhenUsed/>
    <w:rsid w:val="00422331"/>
    <w:pPr>
      <w:ind w:left="720"/>
    </w:pPr>
    <w:rPr>
      <w:sz w:val="20"/>
      <w:szCs w:val="20"/>
    </w:rPr>
  </w:style>
  <w:style w:type="paragraph" w:styleId="TDC5">
    <w:name w:val="toc 5"/>
    <w:basedOn w:val="Normal"/>
    <w:next w:val="Normal"/>
    <w:autoRedefine/>
    <w:uiPriority w:val="39"/>
    <w:unhideWhenUsed/>
    <w:rsid w:val="00422331"/>
    <w:pPr>
      <w:ind w:left="960"/>
    </w:pPr>
    <w:rPr>
      <w:sz w:val="20"/>
      <w:szCs w:val="20"/>
    </w:rPr>
  </w:style>
  <w:style w:type="paragraph" w:styleId="TDC6">
    <w:name w:val="toc 6"/>
    <w:basedOn w:val="Normal"/>
    <w:next w:val="Normal"/>
    <w:autoRedefine/>
    <w:uiPriority w:val="39"/>
    <w:unhideWhenUsed/>
    <w:rsid w:val="00422331"/>
    <w:pPr>
      <w:ind w:left="1200"/>
    </w:pPr>
    <w:rPr>
      <w:sz w:val="20"/>
      <w:szCs w:val="20"/>
    </w:rPr>
  </w:style>
  <w:style w:type="paragraph" w:styleId="TDC7">
    <w:name w:val="toc 7"/>
    <w:basedOn w:val="Normal"/>
    <w:next w:val="Normal"/>
    <w:autoRedefine/>
    <w:uiPriority w:val="39"/>
    <w:unhideWhenUsed/>
    <w:rsid w:val="00422331"/>
    <w:pPr>
      <w:ind w:left="1440"/>
    </w:pPr>
    <w:rPr>
      <w:sz w:val="20"/>
      <w:szCs w:val="20"/>
    </w:rPr>
  </w:style>
  <w:style w:type="paragraph" w:styleId="TDC8">
    <w:name w:val="toc 8"/>
    <w:basedOn w:val="Normal"/>
    <w:next w:val="Normal"/>
    <w:autoRedefine/>
    <w:uiPriority w:val="39"/>
    <w:unhideWhenUsed/>
    <w:rsid w:val="00422331"/>
    <w:pPr>
      <w:ind w:left="1680"/>
    </w:pPr>
    <w:rPr>
      <w:sz w:val="20"/>
      <w:szCs w:val="20"/>
    </w:rPr>
  </w:style>
  <w:style w:type="paragraph" w:styleId="TDC9">
    <w:name w:val="toc 9"/>
    <w:basedOn w:val="Normal"/>
    <w:next w:val="Normal"/>
    <w:autoRedefine/>
    <w:uiPriority w:val="39"/>
    <w:unhideWhenUsed/>
    <w:rsid w:val="00422331"/>
    <w:pPr>
      <w:ind w:left="1920"/>
    </w:pPr>
    <w:rPr>
      <w:sz w:val="20"/>
      <w:szCs w:val="20"/>
    </w:rPr>
  </w:style>
  <w:style w:type="character" w:styleId="Textodelmarcadordeposicin">
    <w:name w:val="Placeholder Text"/>
    <w:basedOn w:val="Fuentedeprrafopredeter"/>
    <w:uiPriority w:val="99"/>
    <w:semiHidden/>
    <w:rsid w:val="00250513"/>
    <w:rPr>
      <w:color w:val="666666"/>
    </w:rPr>
  </w:style>
  <w:style w:type="character" w:styleId="Mencinsinresolver">
    <w:name w:val="Unresolved Mention"/>
    <w:basedOn w:val="Fuentedeprrafopredeter"/>
    <w:uiPriority w:val="99"/>
    <w:semiHidden/>
    <w:unhideWhenUsed/>
    <w:rsid w:val="00142AB4"/>
    <w:rPr>
      <w:color w:val="605E5C"/>
      <w:shd w:val="clear" w:color="auto" w:fill="E1DFDD"/>
    </w:rPr>
  </w:style>
  <w:style w:type="paragraph" w:styleId="Sinespaciado">
    <w:name w:val="No Spacing"/>
    <w:link w:val="SinespaciadoCar"/>
    <w:uiPriority w:val="1"/>
    <w:qFormat/>
    <w:rsid w:val="007D0042"/>
    <w:rPr>
      <w:rFonts w:eastAsiaTheme="minorEastAsia"/>
      <w:kern w:val="0"/>
      <w:sz w:val="22"/>
      <w:szCs w:val="22"/>
      <w:lang w:val="en-US"/>
      <w14:ligatures w14:val="none"/>
    </w:rPr>
  </w:style>
  <w:style w:type="character" w:customStyle="1" w:styleId="SinespaciadoCar">
    <w:name w:val="Sin espaciado Car"/>
    <w:basedOn w:val="Fuentedeprrafopredeter"/>
    <w:link w:val="Sinespaciado"/>
    <w:uiPriority w:val="1"/>
    <w:rsid w:val="007D0042"/>
    <w:rPr>
      <w:rFonts w:eastAsiaTheme="minorEastAsia"/>
      <w:kern w:val="0"/>
      <w:sz w:val="22"/>
      <w:szCs w:val="22"/>
      <w:lang w:val="en-US"/>
      <w14:ligatures w14:val="none"/>
    </w:rPr>
  </w:style>
  <w:style w:type="paragraph" w:styleId="Descripcin">
    <w:name w:val="caption"/>
    <w:basedOn w:val="Normal"/>
    <w:next w:val="Normal"/>
    <w:uiPriority w:val="35"/>
    <w:unhideWhenUsed/>
    <w:qFormat/>
    <w:rsid w:val="00E266AC"/>
    <w:pPr>
      <w:spacing w:after="200"/>
    </w:pPr>
    <w:rPr>
      <w:i/>
      <w:iCs/>
      <w:color w:val="0E2841" w:themeColor="text2"/>
      <w:sz w:val="18"/>
      <w:szCs w:val="18"/>
    </w:rPr>
  </w:style>
  <w:style w:type="character" w:styleId="Refdecomentario">
    <w:name w:val="annotation reference"/>
    <w:basedOn w:val="Fuentedeprrafopredeter"/>
    <w:uiPriority w:val="99"/>
    <w:semiHidden/>
    <w:unhideWhenUsed/>
    <w:rsid w:val="00806987"/>
    <w:rPr>
      <w:sz w:val="16"/>
      <w:szCs w:val="16"/>
    </w:rPr>
  </w:style>
  <w:style w:type="paragraph" w:styleId="Textocomentario">
    <w:name w:val="annotation text"/>
    <w:basedOn w:val="Normal"/>
    <w:link w:val="TextocomentarioCar"/>
    <w:uiPriority w:val="99"/>
    <w:unhideWhenUsed/>
    <w:rsid w:val="00806987"/>
    <w:rPr>
      <w:sz w:val="20"/>
      <w:szCs w:val="20"/>
    </w:rPr>
  </w:style>
  <w:style w:type="character" w:customStyle="1" w:styleId="TextocomentarioCar">
    <w:name w:val="Texto comentario Car"/>
    <w:basedOn w:val="Fuentedeprrafopredeter"/>
    <w:link w:val="Textocomentario"/>
    <w:uiPriority w:val="99"/>
    <w:rsid w:val="00806987"/>
    <w:rPr>
      <w:sz w:val="20"/>
      <w:szCs w:val="20"/>
    </w:rPr>
  </w:style>
  <w:style w:type="paragraph" w:styleId="Asuntodelcomentario">
    <w:name w:val="annotation subject"/>
    <w:basedOn w:val="Textocomentario"/>
    <w:next w:val="Textocomentario"/>
    <w:link w:val="AsuntodelcomentarioCar"/>
    <w:uiPriority w:val="99"/>
    <w:semiHidden/>
    <w:unhideWhenUsed/>
    <w:rsid w:val="00806987"/>
    <w:rPr>
      <w:b/>
      <w:bCs/>
    </w:rPr>
  </w:style>
  <w:style w:type="character" w:customStyle="1" w:styleId="AsuntodelcomentarioCar">
    <w:name w:val="Asunto del comentario Car"/>
    <w:basedOn w:val="TextocomentarioCar"/>
    <w:link w:val="Asuntodelcomentario"/>
    <w:uiPriority w:val="99"/>
    <w:semiHidden/>
    <w:rsid w:val="00806987"/>
    <w:rPr>
      <w:b/>
      <w:bCs/>
      <w:sz w:val="20"/>
      <w:szCs w:val="20"/>
    </w:rPr>
  </w:style>
  <w:style w:type="paragraph" w:styleId="Revisin">
    <w:name w:val="Revision"/>
    <w:hidden/>
    <w:uiPriority w:val="99"/>
    <w:semiHidden/>
    <w:rsid w:val="00894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5192">
      <w:marLeft w:val="480"/>
      <w:marRight w:val="0"/>
      <w:marTop w:val="0"/>
      <w:marBottom w:val="0"/>
      <w:divBdr>
        <w:top w:val="none" w:sz="0" w:space="0" w:color="auto"/>
        <w:left w:val="none" w:sz="0" w:space="0" w:color="auto"/>
        <w:bottom w:val="none" w:sz="0" w:space="0" w:color="auto"/>
        <w:right w:val="none" w:sz="0" w:space="0" w:color="auto"/>
      </w:divBdr>
    </w:div>
    <w:div w:id="79450171">
      <w:marLeft w:val="480"/>
      <w:marRight w:val="0"/>
      <w:marTop w:val="0"/>
      <w:marBottom w:val="0"/>
      <w:divBdr>
        <w:top w:val="none" w:sz="0" w:space="0" w:color="auto"/>
        <w:left w:val="none" w:sz="0" w:space="0" w:color="auto"/>
        <w:bottom w:val="none" w:sz="0" w:space="0" w:color="auto"/>
        <w:right w:val="none" w:sz="0" w:space="0" w:color="auto"/>
      </w:divBdr>
    </w:div>
    <w:div w:id="85923816">
      <w:marLeft w:val="480"/>
      <w:marRight w:val="0"/>
      <w:marTop w:val="0"/>
      <w:marBottom w:val="0"/>
      <w:divBdr>
        <w:top w:val="none" w:sz="0" w:space="0" w:color="auto"/>
        <w:left w:val="none" w:sz="0" w:space="0" w:color="auto"/>
        <w:bottom w:val="none" w:sz="0" w:space="0" w:color="auto"/>
        <w:right w:val="none" w:sz="0" w:space="0" w:color="auto"/>
      </w:divBdr>
    </w:div>
    <w:div w:id="95835127">
      <w:marLeft w:val="480"/>
      <w:marRight w:val="0"/>
      <w:marTop w:val="0"/>
      <w:marBottom w:val="0"/>
      <w:divBdr>
        <w:top w:val="none" w:sz="0" w:space="0" w:color="auto"/>
        <w:left w:val="none" w:sz="0" w:space="0" w:color="auto"/>
        <w:bottom w:val="none" w:sz="0" w:space="0" w:color="auto"/>
        <w:right w:val="none" w:sz="0" w:space="0" w:color="auto"/>
      </w:divBdr>
    </w:div>
    <w:div w:id="345257369">
      <w:marLeft w:val="480"/>
      <w:marRight w:val="0"/>
      <w:marTop w:val="0"/>
      <w:marBottom w:val="0"/>
      <w:divBdr>
        <w:top w:val="none" w:sz="0" w:space="0" w:color="auto"/>
        <w:left w:val="none" w:sz="0" w:space="0" w:color="auto"/>
        <w:bottom w:val="none" w:sz="0" w:space="0" w:color="auto"/>
        <w:right w:val="none" w:sz="0" w:space="0" w:color="auto"/>
      </w:divBdr>
    </w:div>
    <w:div w:id="425536013">
      <w:marLeft w:val="480"/>
      <w:marRight w:val="0"/>
      <w:marTop w:val="0"/>
      <w:marBottom w:val="0"/>
      <w:divBdr>
        <w:top w:val="none" w:sz="0" w:space="0" w:color="auto"/>
        <w:left w:val="none" w:sz="0" w:space="0" w:color="auto"/>
        <w:bottom w:val="none" w:sz="0" w:space="0" w:color="auto"/>
        <w:right w:val="none" w:sz="0" w:space="0" w:color="auto"/>
      </w:divBdr>
    </w:div>
    <w:div w:id="441919113">
      <w:marLeft w:val="480"/>
      <w:marRight w:val="0"/>
      <w:marTop w:val="0"/>
      <w:marBottom w:val="0"/>
      <w:divBdr>
        <w:top w:val="none" w:sz="0" w:space="0" w:color="auto"/>
        <w:left w:val="none" w:sz="0" w:space="0" w:color="auto"/>
        <w:bottom w:val="none" w:sz="0" w:space="0" w:color="auto"/>
        <w:right w:val="none" w:sz="0" w:space="0" w:color="auto"/>
      </w:divBdr>
    </w:div>
    <w:div w:id="446971339">
      <w:marLeft w:val="480"/>
      <w:marRight w:val="0"/>
      <w:marTop w:val="0"/>
      <w:marBottom w:val="0"/>
      <w:divBdr>
        <w:top w:val="none" w:sz="0" w:space="0" w:color="auto"/>
        <w:left w:val="none" w:sz="0" w:space="0" w:color="auto"/>
        <w:bottom w:val="none" w:sz="0" w:space="0" w:color="auto"/>
        <w:right w:val="none" w:sz="0" w:space="0" w:color="auto"/>
      </w:divBdr>
    </w:div>
    <w:div w:id="455563589">
      <w:marLeft w:val="480"/>
      <w:marRight w:val="0"/>
      <w:marTop w:val="0"/>
      <w:marBottom w:val="0"/>
      <w:divBdr>
        <w:top w:val="none" w:sz="0" w:space="0" w:color="auto"/>
        <w:left w:val="none" w:sz="0" w:space="0" w:color="auto"/>
        <w:bottom w:val="none" w:sz="0" w:space="0" w:color="auto"/>
        <w:right w:val="none" w:sz="0" w:space="0" w:color="auto"/>
      </w:divBdr>
    </w:div>
    <w:div w:id="585849958">
      <w:marLeft w:val="480"/>
      <w:marRight w:val="0"/>
      <w:marTop w:val="0"/>
      <w:marBottom w:val="0"/>
      <w:divBdr>
        <w:top w:val="none" w:sz="0" w:space="0" w:color="auto"/>
        <w:left w:val="none" w:sz="0" w:space="0" w:color="auto"/>
        <w:bottom w:val="none" w:sz="0" w:space="0" w:color="auto"/>
        <w:right w:val="none" w:sz="0" w:space="0" w:color="auto"/>
      </w:divBdr>
    </w:div>
    <w:div w:id="650913055">
      <w:marLeft w:val="480"/>
      <w:marRight w:val="0"/>
      <w:marTop w:val="0"/>
      <w:marBottom w:val="0"/>
      <w:divBdr>
        <w:top w:val="none" w:sz="0" w:space="0" w:color="auto"/>
        <w:left w:val="none" w:sz="0" w:space="0" w:color="auto"/>
        <w:bottom w:val="none" w:sz="0" w:space="0" w:color="auto"/>
        <w:right w:val="none" w:sz="0" w:space="0" w:color="auto"/>
      </w:divBdr>
    </w:div>
    <w:div w:id="755632522">
      <w:marLeft w:val="480"/>
      <w:marRight w:val="0"/>
      <w:marTop w:val="0"/>
      <w:marBottom w:val="0"/>
      <w:divBdr>
        <w:top w:val="none" w:sz="0" w:space="0" w:color="auto"/>
        <w:left w:val="none" w:sz="0" w:space="0" w:color="auto"/>
        <w:bottom w:val="none" w:sz="0" w:space="0" w:color="auto"/>
        <w:right w:val="none" w:sz="0" w:space="0" w:color="auto"/>
      </w:divBdr>
    </w:div>
    <w:div w:id="824706071">
      <w:marLeft w:val="480"/>
      <w:marRight w:val="0"/>
      <w:marTop w:val="0"/>
      <w:marBottom w:val="0"/>
      <w:divBdr>
        <w:top w:val="none" w:sz="0" w:space="0" w:color="auto"/>
        <w:left w:val="none" w:sz="0" w:space="0" w:color="auto"/>
        <w:bottom w:val="none" w:sz="0" w:space="0" w:color="auto"/>
        <w:right w:val="none" w:sz="0" w:space="0" w:color="auto"/>
      </w:divBdr>
    </w:div>
    <w:div w:id="834877465">
      <w:marLeft w:val="480"/>
      <w:marRight w:val="0"/>
      <w:marTop w:val="0"/>
      <w:marBottom w:val="0"/>
      <w:divBdr>
        <w:top w:val="none" w:sz="0" w:space="0" w:color="auto"/>
        <w:left w:val="none" w:sz="0" w:space="0" w:color="auto"/>
        <w:bottom w:val="none" w:sz="0" w:space="0" w:color="auto"/>
        <w:right w:val="none" w:sz="0" w:space="0" w:color="auto"/>
      </w:divBdr>
    </w:div>
    <w:div w:id="861669002">
      <w:marLeft w:val="480"/>
      <w:marRight w:val="0"/>
      <w:marTop w:val="0"/>
      <w:marBottom w:val="0"/>
      <w:divBdr>
        <w:top w:val="none" w:sz="0" w:space="0" w:color="auto"/>
        <w:left w:val="none" w:sz="0" w:space="0" w:color="auto"/>
        <w:bottom w:val="none" w:sz="0" w:space="0" w:color="auto"/>
        <w:right w:val="none" w:sz="0" w:space="0" w:color="auto"/>
      </w:divBdr>
    </w:div>
    <w:div w:id="1012075131">
      <w:marLeft w:val="480"/>
      <w:marRight w:val="0"/>
      <w:marTop w:val="0"/>
      <w:marBottom w:val="0"/>
      <w:divBdr>
        <w:top w:val="none" w:sz="0" w:space="0" w:color="auto"/>
        <w:left w:val="none" w:sz="0" w:space="0" w:color="auto"/>
        <w:bottom w:val="none" w:sz="0" w:space="0" w:color="auto"/>
        <w:right w:val="none" w:sz="0" w:space="0" w:color="auto"/>
      </w:divBdr>
    </w:div>
    <w:div w:id="1311324307">
      <w:marLeft w:val="480"/>
      <w:marRight w:val="0"/>
      <w:marTop w:val="0"/>
      <w:marBottom w:val="0"/>
      <w:divBdr>
        <w:top w:val="none" w:sz="0" w:space="0" w:color="auto"/>
        <w:left w:val="none" w:sz="0" w:space="0" w:color="auto"/>
        <w:bottom w:val="none" w:sz="0" w:space="0" w:color="auto"/>
        <w:right w:val="none" w:sz="0" w:space="0" w:color="auto"/>
      </w:divBdr>
    </w:div>
    <w:div w:id="1491487193">
      <w:marLeft w:val="480"/>
      <w:marRight w:val="0"/>
      <w:marTop w:val="0"/>
      <w:marBottom w:val="0"/>
      <w:divBdr>
        <w:top w:val="none" w:sz="0" w:space="0" w:color="auto"/>
        <w:left w:val="none" w:sz="0" w:space="0" w:color="auto"/>
        <w:bottom w:val="none" w:sz="0" w:space="0" w:color="auto"/>
        <w:right w:val="none" w:sz="0" w:space="0" w:color="auto"/>
      </w:divBdr>
    </w:div>
    <w:div w:id="1558474702">
      <w:marLeft w:val="480"/>
      <w:marRight w:val="0"/>
      <w:marTop w:val="0"/>
      <w:marBottom w:val="0"/>
      <w:divBdr>
        <w:top w:val="none" w:sz="0" w:space="0" w:color="auto"/>
        <w:left w:val="none" w:sz="0" w:space="0" w:color="auto"/>
        <w:bottom w:val="none" w:sz="0" w:space="0" w:color="auto"/>
        <w:right w:val="none" w:sz="0" w:space="0" w:color="auto"/>
      </w:divBdr>
    </w:div>
    <w:div w:id="1584953842">
      <w:marLeft w:val="480"/>
      <w:marRight w:val="0"/>
      <w:marTop w:val="0"/>
      <w:marBottom w:val="0"/>
      <w:divBdr>
        <w:top w:val="none" w:sz="0" w:space="0" w:color="auto"/>
        <w:left w:val="none" w:sz="0" w:space="0" w:color="auto"/>
        <w:bottom w:val="none" w:sz="0" w:space="0" w:color="auto"/>
        <w:right w:val="none" w:sz="0" w:space="0" w:color="auto"/>
      </w:divBdr>
    </w:div>
    <w:div w:id="1610116952">
      <w:marLeft w:val="480"/>
      <w:marRight w:val="0"/>
      <w:marTop w:val="0"/>
      <w:marBottom w:val="0"/>
      <w:divBdr>
        <w:top w:val="none" w:sz="0" w:space="0" w:color="auto"/>
        <w:left w:val="none" w:sz="0" w:space="0" w:color="auto"/>
        <w:bottom w:val="none" w:sz="0" w:space="0" w:color="auto"/>
        <w:right w:val="none" w:sz="0" w:space="0" w:color="auto"/>
      </w:divBdr>
    </w:div>
    <w:div w:id="1614676477">
      <w:marLeft w:val="480"/>
      <w:marRight w:val="0"/>
      <w:marTop w:val="0"/>
      <w:marBottom w:val="0"/>
      <w:divBdr>
        <w:top w:val="none" w:sz="0" w:space="0" w:color="auto"/>
        <w:left w:val="none" w:sz="0" w:space="0" w:color="auto"/>
        <w:bottom w:val="none" w:sz="0" w:space="0" w:color="auto"/>
        <w:right w:val="none" w:sz="0" w:space="0" w:color="auto"/>
      </w:divBdr>
    </w:div>
    <w:div w:id="1722753337">
      <w:marLeft w:val="480"/>
      <w:marRight w:val="0"/>
      <w:marTop w:val="0"/>
      <w:marBottom w:val="0"/>
      <w:divBdr>
        <w:top w:val="none" w:sz="0" w:space="0" w:color="auto"/>
        <w:left w:val="none" w:sz="0" w:space="0" w:color="auto"/>
        <w:bottom w:val="none" w:sz="0" w:space="0" w:color="auto"/>
        <w:right w:val="none" w:sz="0" w:space="0" w:color="auto"/>
      </w:divBdr>
    </w:div>
    <w:div w:id="1893035883">
      <w:marLeft w:val="480"/>
      <w:marRight w:val="0"/>
      <w:marTop w:val="0"/>
      <w:marBottom w:val="0"/>
      <w:divBdr>
        <w:top w:val="none" w:sz="0" w:space="0" w:color="auto"/>
        <w:left w:val="none" w:sz="0" w:space="0" w:color="auto"/>
        <w:bottom w:val="none" w:sz="0" w:space="0" w:color="auto"/>
        <w:right w:val="none" w:sz="0" w:space="0" w:color="auto"/>
      </w:divBdr>
    </w:div>
    <w:div w:id="1902982464">
      <w:marLeft w:val="480"/>
      <w:marRight w:val="0"/>
      <w:marTop w:val="0"/>
      <w:marBottom w:val="0"/>
      <w:divBdr>
        <w:top w:val="none" w:sz="0" w:space="0" w:color="auto"/>
        <w:left w:val="none" w:sz="0" w:space="0" w:color="auto"/>
        <w:bottom w:val="none" w:sz="0" w:space="0" w:color="auto"/>
        <w:right w:val="none" w:sz="0" w:space="0" w:color="auto"/>
      </w:divBdr>
    </w:div>
    <w:div w:id="2008440094">
      <w:marLeft w:val="480"/>
      <w:marRight w:val="0"/>
      <w:marTop w:val="0"/>
      <w:marBottom w:val="0"/>
      <w:divBdr>
        <w:top w:val="none" w:sz="0" w:space="0" w:color="auto"/>
        <w:left w:val="none" w:sz="0" w:space="0" w:color="auto"/>
        <w:bottom w:val="none" w:sz="0" w:space="0" w:color="auto"/>
        <w:right w:val="none" w:sz="0" w:space="0" w:color="auto"/>
      </w:divBdr>
    </w:div>
    <w:div w:id="2073262919">
      <w:marLeft w:val="480"/>
      <w:marRight w:val="0"/>
      <w:marTop w:val="0"/>
      <w:marBottom w:val="0"/>
      <w:divBdr>
        <w:top w:val="none" w:sz="0" w:space="0" w:color="auto"/>
        <w:left w:val="none" w:sz="0" w:space="0" w:color="auto"/>
        <w:bottom w:val="none" w:sz="0" w:space="0" w:color="auto"/>
        <w:right w:val="none" w:sz="0" w:space="0" w:color="auto"/>
      </w:divBdr>
    </w:div>
    <w:div w:id="2079865297">
      <w:marLeft w:val="480"/>
      <w:marRight w:val="0"/>
      <w:marTop w:val="0"/>
      <w:marBottom w:val="0"/>
      <w:divBdr>
        <w:top w:val="none" w:sz="0" w:space="0" w:color="auto"/>
        <w:left w:val="none" w:sz="0" w:space="0" w:color="auto"/>
        <w:bottom w:val="none" w:sz="0" w:space="0" w:color="auto"/>
        <w:right w:val="none" w:sz="0" w:space="0" w:color="auto"/>
      </w:divBdr>
    </w:div>
    <w:div w:id="211170604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support.microsoft.com/es-es/topic/introducci%C3%B3n-a-los-informes-en-access-e0869f59-7536-4d19-8e05-7158dcd3681c"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riull.ull.es/xmlui/bitstream/handle/915/1061/Cloud%20%20computing.%20%20Oportunidades%2C%20retos%20y%20caso%20de%20estudio.pdf?sequence=1"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imecaf.com/blog/wp-content/uploads/Computacion-en-la-nube-Cloud-Computing.pdf"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blog.hubspot.es/marketing/sistema-informacion"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1109/ACCESS.2023.3262138" TargetMode="External"/><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idus.us.es/bitstream/handle/11441/149376/TFG4769_Nieto%20Benito.pdf?sequence=1" TargetMode="External"/><Relationship Id="rId27" Type="http://schemas.openxmlformats.org/officeDocument/2006/relationships/footer" Target="foot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1A37E14CA64DB08DE29ED525462270"/>
        <w:category>
          <w:name w:val="General"/>
          <w:gallery w:val="placeholder"/>
        </w:category>
        <w:types>
          <w:type w:val="bbPlcHdr"/>
        </w:types>
        <w:behaviors>
          <w:behavior w:val="content"/>
        </w:behaviors>
        <w:guid w:val="{AABA9AA4-4E51-41FE-B155-C3AF330A4241}"/>
      </w:docPartPr>
      <w:docPartBody>
        <w:p w:rsidR="007B324C" w:rsidRDefault="004C7E26" w:rsidP="004C7E26">
          <w:pPr>
            <w:pStyle w:val="391A37E14CA64DB08DE29ED525462270"/>
          </w:pPr>
          <w:r>
            <w:rPr>
              <w:color w:val="0F4761" w:themeColor="accent1" w:themeShade="BF"/>
            </w:rPr>
            <w:t>[Company name]</w:t>
          </w:r>
        </w:p>
      </w:docPartBody>
    </w:docPart>
    <w:docPart>
      <w:docPartPr>
        <w:name w:val="6230AF268D124302A8983337436FC799"/>
        <w:category>
          <w:name w:val="General"/>
          <w:gallery w:val="placeholder"/>
        </w:category>
        <w:types>
          <w:type w:val="bbPlcHdr"/>
        </w:types>
        <w:behaviors>
          <w:behavior w:val="content"/>
        </w:behaviors>
        <w:guid w:val="{F6E45FD2-D1A0-427D-A621-DC4F200E620E}"/>
      </w:docPartPr>
      <w:docPartBody>
        <w:p w:rsidR="007B324C" w:rsidRDefault="004C7E26" w:rsidP="004C7E26">
          <w:pPr>
            <w:pStyle w:val="6230AF268D124302A8983337436FC799"/>
          </w:pPr>
          <w:r>
            <w:rPr>
              <w:rFonts w:asciiTheme="majorHAnsi" w:eastAsiaTheme="majorEastAsia" w:hAnsiTheme="majorHAnsi" w:cstheme="majorBidi"/>
              <w:color w:val="156082" w:themeColor="accent1"/>
              <w:sz w:val="88"/>
              <w:szCs w:val="88"/>
            </w:rPr>
            <w:t>[Document title]</w:t>
          </w:r>
        </w:p>
      </w:docPartBody>
    </w:docPart>
    <w:docPart>
      <w:docPartPr>
        <w:name w:val="7714041753E944F494699E84826E4898"/>
        <w:category>
          <w:name w:val="General"/>
          <w:gallery w:val="placeholder"/>
        </w:category>
        <w:types>
          <w:type w:val="bbPlcHdr"/>
        </w:types>
        <w:behaviors>
          <w:behavior w:val="content"/>
        </w:behaviors>
        <w:guid w:val="{DACCFFAD-0829-4D7B-A714-B41D13BC25FB}"/>
      </w:docPartPr>
      <w:docPartBody>
        <w:p w:rsidR="007B324C" w:rsidRDefault="004C7E26" w:rsidP="004C7E26">
          <w:pPr>
            <w:pStyle w:val="7714041753E944F494699E84826E4898"/>
          </w:pPr>
          <w:r>
            <w:rPr>
              <w:color w:val="0F4761" w:themeColor="accent1" w:themeShade="BF"/>
            </w:rPr>
            <w:t>[Document subtitle]</w:t>
          </w:r>
        </w:p>
      </w:docPartBody>
    </w:docPart>
    <w:docPart>
      <w:docPartPr>
        <w:name w:val="92B24D197627455987F69A3C4F9EC358"/>
        <w:category>
          <w:name w:val="General"/>
          <w:gallery w:val="placeholder"/>
        </w:category>
        <w:types>
          <w:type w:val="bbPlcHdr"/>
        </w:types>
        <w:behaviors>
          <w:behavior w:val="content"/>
        </w:behaviors>
        <w:guid w:val="{690AF5C2-52F0-4250-973C-457366751584}"/>
      </w:docPartPr>
      <w:docPartBody>
        <w:p w:rsidR="007B324C" w:rsidRDefault="004C7E26" w:rsidP="004C7E26">
          <w:pPr>
            <w:pStyle w:val="92B24D197627455987F69A3C4F9EC358"/>
          </w:pPr>
          <w:r>
            <w:rPr>
              <w:color w:val="156082" w:themeColor="accent1"/>
              <w:sz w:val="28"/>
              <w:szCs w:val="28"/>
            </w:rPr>
            <w:t>[Author name]</w:t>
          </w:r>
        </w:p>
      </w:docPartBody>
    </w:docPart>
    <w:docPart>
      <w:docPartPr>
        <w:name w:val="4664982F1E9048FB8B8EA264855CB249"/>
        <w:category>
          <w:name w:val="General"/>
          <w:gallery w:val="placeholder"/>
        </w:category>
        <w:types>
          <w:type w:val="bbPlcHdr"/>
        </w:types>
        <w:behaviors>
          <w:behavior w:val="content"/>
        </w:behaviors>
        <w:guid w:val="{5265BCFB-EDBC-43CE-8364-E4F9CE0FA81F}"/>
      </w:docPartPr>
      <w:docPartBody>
        <w:p w:rsidR="007B324C" w:rsidRDefault="004C7E26" w:rsidP="004C7E26">
          <w:pPr>
            <w:pStyle w:val="4664982F1E9048FB8B8EA264855CB249"/>
          </w:pPr>
          <w:r>
            <w:rPr>
              <w:color w:val="156082" w:themeColor="accent1"/>
              <w:sz w:val="28"/>
              <w:szCs w:val="28"/>
            </w:rPr>
            <w:t>[Date]</w:t>
          </w:r>
        </w:p>
      </w:docPartBody>
    </w:docPart>
    <w:docPart>
      <w:docPartPr>
        <w:name w:val="BB7381B7657D46A58C842783948644C7"/>
        <w:category>
          <w:name w:val="General"/>
          <w:gallery w:val="placeholder"/>
        </w:category>
        <w:types>
          <w:type w:val="bbPlcHdr"/>
        </w:types>
        <w:behaviors>
          <w:behavior w:val="content"/>
        </w:behaviors>
        <w:guid w:val="{E02D3FE9-EA51-44A7-B4E2-58B0AE3E22D2}"/>
      </w:docPartPr>
      <w:docPartBody>
        <w:p w:rsidR="00263EF2" w:rsidRDefault="007B324C" w:rsidP="007B324C">
          <w:pPr>
            <w:pStyle w:val="BB7381B7657D46A58C842783948644C7"/>
          </w:pPr>
          <w:r w:rsidRPr="001848EE">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41"/>
    <w:rsid w:val="00003181"/>
    <w:rsid w:val="00125A60"/>
    <w:rsid w:val="00133727"/>
    <w:rsid w:val="001E225C"/>
    <w:rsid w:val="00263EF2"/>
    <w:rsid w:val="00362849"/>
    <w:rsid w:val="00404156"/>
    <w:rsid w:val="00431B8A"/>
    <w:rsid w:val="004B1A0A"/>
    <w:rsid w:val="004C7E26"/>
    <w:rsid w:val="0059737F"/>
    <w:rsid w:val="00684341"/>
    <w:rsid w:val="006F54F7"/>
    <w:rsid w:val="007B324C"/>
    <w:rsid w:val="008E271B"/>
    <w:rsid w:val="00956CB3"/>
    <w:rsid w:val="00956E92"/>
    <w:rsid w:val="00971F47"/>
    <w:rsid w:val="009E7158"/>
    <w:rsid w:val="00B4326F"/>
    <w:rsid w:val="00BD403F"/>
    <w:rsid w:val="00C46FD0"/>
    <w:rsid w:val="00C85BD2"/>
    <w:rsid w:val="00CD3F9E"/>
    <w:rsid w:val="00E15913"/>
    <w:rsid w:val="00E40B34"/>
    <w:rsid w:val="00ED3DE9"/>
    <w:rsid w:val="00FA0B3F"/>
    <w:rsid w:val="00FF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B324C"/>
    <w:rPr>
      <w:color w:val="666666"/>
    </w:rPr>
  </w:style>
  <w:style w:type="paragraph" w:customStyle="1" w:styleId="391A37E14CA64DB08DE29ED525462270">
    <w:name w:val="391A37E14CA64DB08DE29ED525462270"/>
    <w:rsid w:val="004C7E26"/>
  </w:style>
  <w:style w:type="paragraph" w:customStyle="1" w:styleId="6230AF268D124302A8983337436FC799">
    <w:name w:val="6230AF268D124302A8983337436FC799"/>
    <w:rsid w:val="004C7E26"/>
  </w:style>
  <w:style w:type="paragraph" w:customStyle="1" w:styleId="7714041753E944F494699E84826E4898">
    <w:name w:val="7714041753E944F494699E84826E4898"/>
    <w:rsid w:val="004C7E26"/>
  </w:style>
  <w:style w:type="paragraph" w:customStyle="1" w:styleId="92B24D197627455987F69A3C4F9EC358">
    <w:name w:val="92B24D197627455987F69A3C4F9EC358"/>
    <w:rsid w:val="004C7E26"/>
  </w:style>
  <w:style w:type="paragraph" w:customStyle="1" w:styleId="4664982F1E9048FB8B8EA264855CB249">
    <w:name w:val="4664982F1E9048FB8B8EA264855CB249"/>
    <w:rsid w:val="004C7E26"/>
  </w:style>
  <w:style w:type="paragraph" w:customStyle="1" w:styleId="BB7381B7657D46A58C842783948644C7">
    <w:name w:val="BB7381B7657D46A58C842783948644C7"/>
    <w:rsid w:val="007B32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24808E-F123-4E33-B394-7014AD0019A8}">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0320974629"/>
    <we:property name="MENDELEY_CITATIONS" value="[{&quot;citationID&quot;:&quot;MENDELEY_CITATION_05a88cdb-1713-45fc-8047-c4dfacaebb3e&quot;,&quot;properties&quot;:{&quot;noteIndex&quot;:0},&quot;isEdited&quot;:false,&quot;manualOverride&quot;:{&quot;isManuallyOverridden&quot;:false,&quot;citeprocText&quot;:&quot;(Paradza &amp;#38; Daramola, 2021)&quot;,&quot;manualOverrideText&quot;:&quot;&quot;},&quot;citationTag&quot;:&quot;MENDELEY_CITATION_v3_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&quot;,&quot;citationItems&quot;:[{&quot;id&quot;:&quot;6ec149d2-5c8e-3b27-9efe-c1d3823fc6d6&quot;,&quot;itemData&quot;:{&quot;type&quot;:&quot;article&quot;,&quot;id&quot;:&quot;6ec149d2-5c8e-3b27-9efe-c1d3823fc6d6&quot;,&quot;title&quot;:&quot;Business intelligence and business value in organisations: A systematic literature review&quot;,&quot;author&quot;:[{&quot;family&quot;:&quot;Paradza&quot;,&quot;given&quot;:&quot;Dignity&quot;,&quot;parse-names&quot;:false,&quot;dropping-particle&quot;:&quot;&quot;,&quot;non-dropping-particle&quot;:&quot;&quot;},{&quot;family&quot;:&quot;Daramola&quot;,&quot;given&quot;:&quot;Olawande&quot;,&quot;parse-names&quot;:false,&quot;dropping-particle&quot;:&quot;&quot;,&quot;non-dropping-particle&quot;:&quot;&quot;}],&quot;container-title&quot;:&quot;Sustainability (Switzerland)&quot;,&quot;DOI&quot;:&quot;10.3390/su132011382&quot;,&quot;ISSN&quot;:&quot;20711050&quot;,&quot;issued&quot;:{&quot;date-parts&quot;:[[2021]]},&quot;abstract&quot;:&quot;Organisations must derive adequate business value (BV) from Business Intelligence (BI) adoption to retain their profitability and long-term sustainability. Yet, the nuances that define the realisation of BV from BI are still not understood by many organisations that have adopted BI. This paper aims to foster a deeper understanding of the relationship between Business Intelligence (BI) and business value (BV) by focusing on the theories that have been used, the critical factors of BV derivation, the inhibitors of BV, and the different forms of BV. To do this, a systematic literature review (SLR) methodology was adopted. Articles were retrieved from three scholarly databases, namely Google Scholar, Scopus, and Science Direct, based on relevant search strings. Inclusion and exclusion criteria were applied to select ninety-three (93) papers as the primary studies. We found that the most used theoretical frameworks in studies on BI and BV are the Resource-Based View (RBV), Dynamic Capabilities Theory (DCT), Technology-Organisation-Environment (TOE), and Contingency Theory (CON). The most acknowledged critical factors of BV are skilled human capital, BI Infrastructure, data quality, BI application and usage/data culture, BI alignment with organisational goals, and top management support. The most acclaimed inhibitors of BV are data quality and handling, data security and protection, lack of BI Infrastructure, and lack of skilled human resource capital, while customer intelligence is the most acknowledged form of BV. So far, many theories that are relevant to BI and BV, critical factors, inhibitors, and forms of BV were marginally mentioned in the literature, requiring more investigations. The study reveals opportunities for future research that can be explored to gain a deeper understanding of the issues of BV derivation from BI. It also offers useful insights for adopters of BI, BI researchers, and BI practitioners.&quot;,&quot;issue&quot;:&quot;20&quot;,&quot;volume&quot;:&quot;13&quot;,&quot;container-title-short&quot;:&quot;&quot;},&quot;isTemporary&quot;:false}]},{&quot;citationID&quot;:&quot;MENDELEY_CITATION_4af07b5c-3525-41e8-842f-fa1b890e9b2d&quot;,&quot;properties&quot;:{&quot;noteIndex&quot;:0},&quot;isEdited&quot;:false,&quot;manualOverride&quot;:{&quot;isManuallyOverridden&quot;:false,&quot;citeprocText&quot;:&quot;(Tavera Romero et al., 2021)&quot;,&quot;manualOverrideText&quot;:&quot;&quot;},&quot;citationTag&quot;:&quot;MENDELEY_CITATION_v3_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&quot;,&quot;citationItems&quot;:[{&quot;id&quot;:&quot;7a1cf6a6-929b-3c26-94a9-d7161068039b&quot;,&quot;itemData&quot;:{&quot;type&quot;:&quot;article&quot;,&quot;id&quot;:&quot;7a1cf6a6-929b-3c26-94a9-d7161068039b&quot;,&quot;title&quot;:&quot;Business intelligence: business evolution after industry 4.0&quot;,&quot;author&quot;:[{&quot;family&quot;:&quot;Tavera Romero&quot;,&quot;given&quot;:&quot;Carlos Andrés&quot;,&quot;parse-names&quot;:false,&quot;dropping-particle&quot;:&quot;&quot;,&quot;non-dropping-particle&quot;:&quot;&quot;},{&quot;family&quot;:&quot;Ortiz&quot;,&quot;given&quot;:&quot;Jesús Hamilton&quot;,&quot;parse-names&quot;:false,&quot;dropping-particle&quot;:&quot;&quot;,&quot;non-dropping-particle&quot;:&quot;&quot;},{&quot;family&quot;:&quot;Khalaf&quot;,&quot;given&quot;:&quot;Osamah Ibrahim&quot;,&quot;parse-names&quot;:false,&quot;dropping-particle&quot;:&quot;&quot;,&quot;non-dropping-particle&quot;:&quot;&quot;},{&quot;family&quot;:&quot;Prado&quot;,&quot;given&quot;:&quot;Andrea Ríos&quot;,&quot;parse-names&quot;:false,&quot;dropping-particle&quot;:&quot;&quot;,&quot;non-dropping-particle&quot;:&quot;&quot;}],&quot;container-title&quot;:&quot;Sustainability (Switzerland)&quot;,&quot;DOI&quot;:&quot;10.3390/su131810026&quot;,&quot;ISSN&quot;:&quot;20711050&quot;,&quot;issued&quot;:{&quot;date-parts&quot;:[[2021]]},&quot;abstract&quot;:&quot;Industry 4.0 is a set of technologies that companies require to promote innovation strategies and obtain a rapid response in dynamic markets. It focuses mainly on interconnectivity, digital technology, predictive analytics and machine learning to revolutionize the way companies operate and develop. Therefore, this article proposes and motivates the implementation of Industry 4.0 in organizations. Studying the state of the art and reviewing the current situation of business intelligence (BI) technology, the way it has positively impacted organizations at the economic and business level in terms of decision-making and some success stories implemented in different business, academic, social and governmental environments. Moreover, it addresses the future expected for Industry 4.0 primarily in BI and how companies should face this revolution. This article provides knowledge contribution about the current state and positive consequences of Industry 4.0, and high development in technology when implemented in the organization and the harmonization between production and intelligent digital technology.&quot;,&quot;issue&quot;:&quot;18&quot;,&quot;volume&quot;:&quot;13&quot;,&quot;container-title-short&quot;:&quot;&quot;},&quot;isTemporary&quot;:false,&quot;suppress-author&quot;:false,&quot;composite&quot;:false,&quot;author-only&quot;:false}]},{&quot;citationID&quot;:&quot;MENDELEY_CITATION_56e618b7-9085-4cc7-9cb2-3f7098617f6f&quot;,&quot;properties&quot;:{&quot;noteIndex&quot;:0},&quot;isEdited&quot;:false,&quot;manualOverride&quot;:{&quot;isManuallyOverridden&quot;:false,&quot;citeprocText&quot;:&quot;(Cheng et al., 2024)&quot;,&quot;manualOverrideText&quot;:&quot;&quot;},&quot;citationTag&quot;:&quot;MENDELEY_CITATION_v3_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&quot;,&quot;citationItems&quot;:[{&quot;id&quot;:&quot;1fc920af-dceb-3041-95d4-3c807ebfd90b&quot;,&quot;itemData&quot;:{&quot;type&quot;:&quot;article-journal&quot;,&quot;id&quot;:&quot;1fc920af-dceb-3041-95d4-3c807ebfd90b&quot;,&quot;title&quot;:&quot;Forecasting Bitcoin prices using artificial intelligence: Combination of ML, SARIMA, and Facebook Prophet models&quot;,&quot;author&quot;:[{&quot;family&quot;:&quot;Cheng&quot;,&quot;given&quot;:&quot;Jiyang&quot;,&quot;parse-names&quot;:false,&quot;dropping-particle&quot;:&quot;&quot;,&quot;non-dropping-particle&quot;:&quot;&quot;},{&quot;family&quot;:&quot;Tiwari&quot;,&quot;given&quot;:&quot;Sunil&quot;,&quot;parse-names&quot;:false,&quot;dropping-particle&quot;:&quot;&quot;,&quot;non-dropping-particle&quot;:&quot;&quot;},{&quot;family&quot;:&quot;Khaled&quot;,&quot;given&quot;:&quot;Djebbouri&quot;,&quot;parse-names&quot;:false,&quot;dropping-particle&quot;:&quot;&quot;,&quot;non-dropping-particle&quot;:&quot;&quot;},{&quot;family&quot;:&quot;Mahendru&quot;,&quot;given&quot;:&quot;Mandeep&quot;,&quot;parse-names&quot;:false,&quot;dropping-particle&quot;:&quot;&quot;,&quot;non-dropping-particle&quot;:&quot;&quot;},{&quot;family&quot;:&quot;Shahzad&quot;,&quot;given&quot;:&quot;Umer&quot;,&quot;parse-names&quot;:false,&quot;dropping-particle&quot;:&quot;&quot;,&quot;non-dropping-particle&quot;:&quot;&quot;}],&quot;container-title&quot;:&quot;Technological Forecasting and Social Change&quot;,&quot;container-title-short&quot;:&quot;Technol Forecast Soc Change&quot;,&quot;DOI&quot;:&quot;10.1016/j.techfore.2023.122938&quot;,&quot;ISSN&quot;:&quot;00401625&quot;,&quot;issued&quot;:{&quot;date-parts&quot;:[[2024]]},&quot;abstract&quot;:&quot;In recent years, investors, corporations, and enterprises have shown great interest in the Bitcoin network; thus, promoting its products and services is crucial. This study utilizes an empirical analysis for financial time series and machine learning to perform prediction of bitcoin price and Garman-Klass (GK) volatility using Long Short-Term Memory (LSTM), Seasonal Autoregressive Integrated Moving Average (SARIMA), and Facebook prophet models. The performance findings show that the LTSM boost has a noticeable improvement compared to SARIMA and Facebook Prophet in terms of MSE (Mean Squared Error) and MAE (Mean Average Error). Unlike Long Short-Term Memory (LSTM), a component of Deep Learning (DL), the finding explains why the bitcoin and its volatility forecasting difficulty has been partially met by traditional time series forecasting (SARIMA) and auto-machine-learning technique (Fb-Prophet). Furthermore, the finding confirmed that Bitcoin values are extremely seasonally volatile and random and are frequently influenced by external variables (or news) such as cryptocurrency laws, investments, or social media rumors. Additionally, results show a robust optimistic trend, and the days when most people commute are Monday and Saturday and an annual seasonality. The trend of the price and volatility of bitcoin using SARIMA and FB-Prophet is more predictable. The Fb-Prophet cannot easily fit within the Russian-Ukrainian conflict period, and in some COVID-19 periods, its performance will suffer during the turbulent era. Moreover, Garman-Klass (GK) forecasting seems more effective than the squared returns price measure, which has implications for investors and fund managers. The research presents innovative insights pertaining to forthcoming cryptocurrency regulations, stock market dynamics, and global resource allocation.&quot;,&quot;volume&quot;:&quot;198&quot;},&quot;isTemporary&quot;:false}]},{&quot;citationID&quot;:&quot;MENDELEY_CITATION_3c5a0480-0954-4358-a845-57340caac0d5&quot;,&quot;properties&quot;:{&quot;noteIndex&quot;:0},&quot;isEdited&quot;:false,&quot;manualOverride&quot;:{&quot;isManuallyOverridden&quot;:false,&quot;citeprocText&quot;:&quot;(Ehrlinger &amp;#38; Wöß, 2022)&quot;,&quot;manualOverrideText&quot;:&quot;&quot;},&quot;citationTag&quot;:&quot;MENDELEY_CITATION_v3_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&quot;,&quot;citationItems&quot;:[{&quot;id&quot;:&quot;9b7bb05a-8b00-3ba3-aa7c-317b14f2688a&quot;,&quot;itemData&quot;:{&quot;type&quot;:&quot;article&quot;,&quot;id&quot;:&quot;9b7bb05a-8b00-3ba3-aa7c-317b14f2688a&quot;,&quot;title&quot;:&quot;A Survey of Data Quality Measurement and Monitoring Tools&quot;,&quot;author&quot;:[{&quot;family&quot;:&quot;Ehrlinger&quot;,&quot;given&quot;:&quot;Lisa&quot;,&quot;parse-names&quot;:false,&quot;dropping-particle&quot;:&quot;&quot;,&quot;non-dropping-particle&quot;:&quot;&quot;},{&quot;family&quot;:&quot;Wöß&quot;,&quot;given&quot;:&quot;Wolfram&quot;,&quot;parse-names&quot;:false,&quot;dropping-particle&quot;:&quot;&quot;,&quot;non-dropping-particle&quot;:&quot;&quot;}],&quot;container-title&quot;:&quot;Frontiers in Big Data&quot;,&quot;container-title-short&quot;:&quot;Front Big Data&quot;,&quot;DOI&quot;:&quot;10.3389/fdata.2022.850611&quot;,&quot;ISSN&quot;:&quot;2624909X&quot;,&quot;issued&quot;:{&quot;date-parts&quot;:[[2022]]},&quot;abstract&quot;:&quot;High-quality data is key to interpretable and trustworthy data analytics and the basis for meaningful data-driven decisions. In practical scenarios, data quality is typically associated with data preprocessing, profiling, and cleansing for subsequent tasks like data integration or data analytics. However, from a scientific perspective, a lot of research has been published about the measurement (i.e., the detection) of data quality issues and different generally applicable data quality dimensions and metrics have been discussed. In this work, we close the gap between data quality research and practical implementations with a detailed investigation on how data quality measurement and monitoring concepts are implemented in state-of-the-art tools. For the first time and in contrast to all existing data quality tool surveys, we conducted a systematic search, in which we identified 667 software tools dedicated to “data quality.” To evaluate the tools, we compiled a requirements catalog with three functionality areas: (1) data profiling, (2) data quality measurement in terms of metrics, and (3) automated data quality monitoring. Using a set of predefined exclusion criteria, we selected 13 tools (8 commercial and 5 open-source tools) that provide the investigated features and are not limited to a specific domain for detailed investigation. On the one hand, this survey allows a critical discussion of concepts that are widely accepted in research, but hardly implemented in any tool observed, for example, generally applicable data quality metrics. On the other hand, it reveals potential for functional enhancement of data quality tools and supports practitioners in the selection of appropriate tools for a given use case.&quot;,&quot;volume&quot;:&quot;5&quot;},&quot;isTemporary&quot;:false}]},{&quot;citationID&quot;:&quot;MENDELEY_CITATION_82b4a356-183f-4370-9b0c-c4c091648fe6&quot;,&quot;properties&quot;:{&quot;noteIndex&quot;:0},&quot;isEdited&quot;:false,&quot;manualOverride&quot;:{&quot;isManuallyOverridden&quot;:false,&quot;citeprocText&quot;:&quot;(Stavrinides &amp;#38; Karatza, 2018)&quot;,&quot;manualOverrideText&quot;:&quot;&quot;},&quot;citationTag&quot;:&quot;MENDELEY_CITATION_v3_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&quot;,&quot;citationItems&quot;:[{&quot;id&quot;:&quot;4d510e73-d0be-3cee-a235-1adf51c57e34&quot;,&quot;itemData&quot;:{&quot;type&quot;:&quot;article-journal&quot;,&quot;id&quot;:&quot;4d510e73-d0be-3cee-a235-1adf51c57e34&quot;,&quot;title&quot;:&quot;The impact of workload variability on the energy efficiency of large-scale heterogeneous distributed systems&quot;,&quot;author&quot;:[{&quot;family&quot;:&quot;Stavrinides&quot;,&quot;given&quot;:&quot;Georgios L.&quot;,&quot;parse-names&quot;:false,&quot;dropping-particle&quot;:&quot;&quot;,&quot;non-dropping-particle&quot;:&quot;&quot;},{&quot;family&quot;:&quot;Karatza&quot;,&quot;given&quot;:&quot;Helen D.&quot;,&quot;parse-names&quot;:false,&quot;dropping-particle&quot;:&quot;&quot;,&quot;non-dropping-particle&quot;:&quot;&quot;}],&quot;container-title&quot;:&quot;Simulation Modelling Practice and Theory&quot;,&quot;container-title-short&quot;:&quot;Simul Model Pract Theory&quot;,&quot;DOI&quot;:&quot;10.1016/j.simpat.2018.09.013&quot;,&quot;ISSN&quot;:&quot;1569190X&quot;,&quot;issued&quot;:{&quot;date-parts&quot;:[[2018]]},&quot;abstract&quot;:&quot;Previous studies have shown that the workload variability has a serious impact on the performance of large-scale distributed architectures, since it may cause significant fluctuations in service demands. Energy efficiency is one of the aspects of such platforms that are of paramount importance and therefore it is imperative to investigate how it may also be affected by this factor. Towards this direction, in this paper we investigate via simulation the impact of workload variability, in terms of computational volume and interarrival times, on the energy consumption of a large-scale heterogeneous distributed system. The workload consists of real-time bag-of-tasks jobs that arrive dynamically at the system. The execution rate and power consumption characteristics of the processors are modeled after real-world processors, according to the Standard Performance Evaluation Corporation (SPEC) Power benchmark. Four heuristics are employed for the scheduling of the workload, two commonly used baseline policies and two proposed energy-aware heuristics. The simulation results reveal that the workload variability has a significant impact on the energy consumption of the system and that the severity of the impact depends on the employed scheduling technique.&quot;,&quot;volume&quot;:&quot;89&quot;},&quot;isTemporary&quot;:false}]},{&quot;citationID&quot;:&quot;MENDELEY_CITATION_f2614684-01a3-4e53-921d-210fd5b2a1d4&quot;,&quot;properties&quot;:{&quot;noteIndex&quot;:0},&quot;isEdited&quot;:false,&quot;manualOverride&quot;:{&quot;isManuallyOverridden&quot;:false,&quot;citeprocText&quot;:&quot;(Fernández-Villaverde &amp;#38; Guerrón-Quintana, 2020)&quot;,&quot;manualOverrideText&quot;:&quot;&quot;},&quot;citationTag&quot;:&quot;MENDELEY_CITATION_v3_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&quot;,&quot;citationItems&quot;:[{&quot;id&quot;:&quot;b81ade2e-a92d-359a-bd49-e80c6d48ac0a&quot;,&quot;itemData&quot;:{&quot;type&quot;:&quot;article-journal&quot;,&quot;id&quot;:&quot;b81ade2e-a92d-359a-bd49-e80c6d48ac0a&quot;,&quot;title&quot;:&quot;Uncertainty shocks and business cycle research&quot;,&quot;author&quot;:[{&quot;family&quot;:&quot;Fernández-Villaverde&quot;,&quot;given&quot;:&quot;Jesús&quot;,&quot;parse-names&quot;:false,&quot;dropping-particle&quot;:&quot;&quot;,&quot;non-dropping-particle&quot;:&quot;&quot;},{&quot;family&quot;:&quot;Guerrón-Quintana&quot;,&quot;given&quot;:&quot;Pablo A.&quot;,&quot;parse-names&quot;:false,&quot;dropping-particle&quot;:&quot;&quot;,&quot;non-dropping-particle&quot;:&quot;&quot;}],&quot;container-title&quot;:&quot;Review of Economic Dynamics&quot;,&quot;container-title-short&quot;:&quot;Rev Econ Dyn&quot;,&quot;DOI&quot;:&quot;10.1016/j.red.2020.06.005&quot;,&quot;ISSN&quot;:&quot;10942025&quot;,&quot;issued&quot;:{&quot;date-parts&quot;:[[2020]]},&quot;abstract&quot;:&quot;We review the literature on uncertainty shocks and business cycle research. First, we motivate the study of uncertainty shocks by documenting the presence of time-variation in the volatility of macroeconomic time series. Second, we enumerate the mechanisms that researchers have postulated to link uncertainty shocks and business cycles. Third, we outline how we can specify uncertainty shocks. Fourth, we postulate a real business cycle model augmented with financial frictions and uncertainty shocks. Fifth, we use the model to illustrate our previous discussions and to show how uncertainty shocks can be expansionary, a useful finding in several contexts.&quot;,&quot;volume&quot;:&quot;37&quot;},&quot;isTemporary&quot;:false}]},{&quot;citationID&quot;:&quot;MENDELEY_CITATION_b8b7c109-ba3b-4c74-998e-82aa5897a309&quot;,&quot;properties&quot;:{&quot;noteIndex&quot;:0},&quot;isEdited&quot;:false,&quot;manualOverride&quot;:{&quot;isManuallyOverridden&quot;:false,&quot;citeprocText&quot;:&quot;(Subramanya et al., 2022)&quot;,&quot;manualOverrideText&quot;:&quot;&quot;},&quot;citationTag&quot;:&quot;MENDELEY_CITATION_v3_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&quot;,&quot;citationItems&quot;:[{&quot;id&quot;:&quot;db52a45c-fa6e-325d-9dcd-33bdde62a96e&quot;,&quot;itemData&quot;:{&quot;type&quot;:&quot;article-journal&quot;,&quot;id&quot;:&quot;db52a45c-fa6e-325d-9dcd-33bdde62a96e&quot;,&quot;title&quot;:&quot;From DevOps to MLOps: Overview and Application to Electricity Market Forecasting&quot;,&quot;author&quot;:[{&quot;family&quot;:&quot;Subramanya&quot;,&quot;given&quot;:&quot;Rakshith&quot;,&quot;parse-names&quot;:false,&quot;dropping-particle&quot;:&quot;&quot;,&quot;non-dropping-particle&quot;:&quot;&quot;},{&quot;family&quot;:&quot;Sierla&quot;,&quot;given&quot;:&quot;Seppo&quot;,&quot;parse-names&quot;:false,&quot;dropping-particle&quot;:&quot;&quot;,&quot;non-dropping-particle&quot;:&quot;&quot;},{&quot;family&quot;:&quot;Vyatkin&quot;,&quot;given&quot;:&quot;Valeriy&quot;,&quot;parse-names&quot;:false,&quot;dropping-particle&quot;:&quot;&quot;,&quot;non-dropping-particle&quot;:&quot;&quot;}],&quot;container-title&quot;:&quot;Applied Sciences (Switzerland)&quot;,&quot;DOI&quot;:&quot;10.3390/app12199851&quot;,&quot;ISSN&quot;:&quot;20763417&quot;,&quot;issued&quot;:{&quot;date-parts&quot;:[[2022]]},&quot;abstract&quot;:&quot;In the Software Development Life Cycle (SDLC), Development and Operations (DevOps) has been proven to deliver reliable, scalable software within a shorter time. Due to the explosion of Machine Learning (ML) applications, the term Machine Learning Operations (MLOps) has gained significant interest among ML practitioners. This paper explains the DevOps and MLOps processes relevant to the implementation of MLOps. The contribution of this paper towards the MLOps framework is threefold: First, we review the state of the art in MLOps by analyzing the related work in MLOps. Second, we present an overview of the leading DevOps principles relevant to MLOps. Third, we derive an MLOps framework from the MLOps theory and apply it to a time-series forecasting application in the hourly day-ahead electricity market. The paper concludes with how MLOps could be generalized and applied to two more use cases with minor changes.&quot;,&quot;issue&quot;:&quot;19&quot;,&quot;volume&quot;:&quot;12&quot;,&quot;container-title-short&quot;:&quot;&quot;},&quot;isTemporary&quot;:false}]},{&quot;citationID&quot;:&quot;MENDELEY_CITATION_1ea6ce69-01f9-4135-897c-51347815ab34&quot;,&quot;properties&quot;:{&quot;noteIndex&quot;:0},&quot;isEdited&quot;:false,&quot;manualOverride&quot;:{&quot;isManuallyOverridden&quot;:false,&quot;citeprocText&quot;:&quot;(Zhuang et al., 2022)&quot;,&quot;manualOverrideText&quot;:&quot;&quot;},&quot;citationTag&quot;:&quot;MENDELEY_CITATION_v3_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&quot;,&quot;citationItems&quot;:[{&quot;id&quot;:&quot;85c483c4-6f50-370c-93cc-d9c38a29b056&quot;,&quot;itemData&quot;:{&quot;type&quot;:&quot;article-journal&quot;,&quot;id&quot;:&quot;85c483c4-6f50-370c-93cc-d9c38a29b056&quot;,&quot;title&quot;:&quot;A combined forecasting method for intermittent demand using the automotive aftermarket data&quot;,&quot;author&quot;:[{&quot;family&quot;:&quot;Zhuang&quot;,&quot;given&quot;:&quot;Xiaotian&quot;,&quot;parse-names&quot;:false,&quot;dropping-particle&quot;:&quot;&quot;,&quot;non-dropping-particle&quot;:&quot;&quot;},{&quot;family&quot;:&quot;Yu&quot;,&quot;given&quot;:&quot;Ying&quot;,&quot;parse-names&quot;:false,&quot;dropping-particle&quot;:&quot;&quot;,&quot;non-dropping-particle&quot;:&quot;&quot;},{&quot;family&quot;:&quot;Chen&quot;,&quot;given&quot;:&quot;Aihui&quot;,&quot;parse-names&quot;:false,&quot;dropping-particle&quot;:&quot;&quot;,&quot;non-dropping-particle&quot;:&quot;&quot;}],&quot;container-title&quot;:&quot;Data Science and Management&quot;,&quot;DOI&quot;:&quot;10.1016/j.dsm.2022.04.001&quot;,&quot;ISSN&quot;:&quot;26667649&quot;,&quot;issued&quot;:{&quot;date-parts&quot;:[[2022]]},&quot;abstract&quot;:&quot;Intermittent demand forecasting is an important challenge in the process of smart supply chain transformation, and accurate demand forecasting can reduce costs and increase efficiency for enterprises. This study proposes an intermittent demand combination forecasting method based on internal and external data, builds intermittent demand feature engineering from the perspective of machine learning, predicts the occurrence of demand by classification model, and predicts non-zero demand quantity by regression model. Based on the strategy selection on the inventory side and the stocking needs on the replenishment side, this study focuses on the optimization of the classification problem, incorporates the internal and external data of the enterprise, and proposes two combination forecasting optimization methods on the basis of the best classification threshold searching and transfer learning, respectively. Based on the real data of auto after-sales business, these methods are evaluated and validated in multiple dimensions. Compared with other intermittent forecasting methods, the models proposed in this study have been improved significantly in terms of classification accuracy and forecasting precision, which validates the potential of combined forecasting framework for intermittent demand and provides an empirical study of the framework in industry practice. The results show that this research can further provide accurate upstream inputs for smart inventory and guarantee intelligent supply chain decision-making in terms of accuracy and efficiency.&quot;,&quot;issue&quot;:&quot;2&quot;,&quot;volume&quot;:&quot;5&quot;,&quot;container-title-short&quot;:&quot;&quot;},&quot;isTemporary&quot;:false}]},{&quot;citationID&quot;:&quot;MENDELEY_CITATION_8d600e18-f55d-4792-8c18-aac491eb8c42&quot;,&quot;properties&quot;:{&quot;noteIndex&quot;:0},&quot;isEdited&quot;:false,&quot;manualOverride&quot;:{&quot;isManuallyOverridden&quot;:false,&quot;citeprocText&quot;:&quot;(Kreuzberger et al., 2023)&quot;,&quot;manualOverrideText&quot;:&quot;&quot;},&quot;citationTag&quot;:&quot;MENDELEY_CITATION_v3_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&quot;,&quot;citationItems&quot;:[{&quot;id&quot;:&quot;4538a88f-7349-358e-b08c-ee919f31133d&quot;,&quot;itemData&quot;:{&quot;type&quot;:&quot;article-journal&quot;,&quot;id&quot;:&quot;4538a88f-7349-358e-b08c-ee919f31133d&quot;,&quot;title&quot;:&quot;Machine Learning Operations (MLOps): Overview, Definition, and Architecture&quot;,&quot;author&quot;:[{&quot;family&quot;:&quot;Kreuzberger&quot;,&quot;given&quot;:&quot;Dominik&quot;,&quot;parse-names&quot;:false,&quot;dropping-particle&quot;:&quot;&quot;,&quot;non-dropping-particle&quot;:&quot;&quot;},{&quot;family&quot;:&quot;Kuhl&quot;,&quot;given&quot;:&quot;Niklas&quot;,&quot;parse-names&quot;:false,&quot;dropping-particle&quot;:&quot;&quot;,&quot;non-dropping-particle&quot;:&quot;&quot;},{&quot;family&quot;:&quot;Hirschl&quot;,&quot;given&quot;:&quot;Sebastian&quot;,&quot;parse-names&quot;:false,&quot;dropping-particle&quot;:&quot;&quot;,&quot;non-dropping-particle&quot;:&quot;&quot;}],&quot;container-title&quot;:&quot;IEEE Access&quot;,&quot;DOI&quot;:&quot;10.1109/ACCESS.2023.3262138&quot;,&quot;ISSN&quot;:&quot;21693536&quot;,&quot;issued&quot;:{&quot;date-parts&quot;:[[2023]]},&quot;abstract&quot;:&quot;The final goal of all industrial machine learning (ML) projects is to develop ML products and rapidly bring them into production. However, it is highly challenging to automate and operationalize ML products and thus many ML endeavors fail to deliver on their expectations. The paradigm of Machine Learning Operations (MLOps) addresses this issue. MLOps includes several aspects, such as best practices, sets of concepts, and development culture. However, MLOps is still a vague term and its consequences for researchers and professionals are ambiguous. To address this gap, we conduct mixed-method research, including a literature review, a tool review, and expert interviews. As a result of these investigations, we contribute to the body of knowledge by providing an aggregated overview of the necessary principles, components, and roles, as well as the associated architecture and workflows. Furthermore, we provide a comprehensive definition of MLOps and highlight open challenges in the field. Finally, this work provides guidance for ML researchers and practitioners who want to automate and operate their ML products with a designated set of technologies.&quot;,&quot;volume&quot;:&quot;1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4B4D6A-E0FB-044D-9DDB-F23AD80FD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38</Pages>
  <Words>16493</Words>
  <Characters>100612</Characters>
  <Application>Microsoft Office Word</Application>
  <DocSecurity>0</DocSecurity>
  <Lines>1829</Lines>
  <Paragraphs>807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Modelo predictivo y detección de anomalías para la optimización de la ejecución de reportes en instancias IaaS</vt:lpstr>
      <vt:lpstr>Modelo predictivo y detección de anomalías para la optimización de la ejecución de reportes en instancias IaaS</vt:lpstr>
    </vt:vector>
  </TitlesOfParts>
  <Company>Universidad Autonoma de Aguascalientes</Company>
  <LinksUpToDate>false</LinksUpToDate>
  <CharactersWithSpaces>116298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predictivo y detección de anomalías para la optimización de la ejecución de reportes en instancias IaaS</dc:title>
  <dc:subject>Tesina</dc:subject>
  <dc:creator>Dante Alegria</dc:creator>
  <cp:keywords/>
  <dc:description/>
  <cp:lastModifiedBy>ANGEL EDUARDO VILLEGAS ORTIZ</cp:lastModifiedBy>
  <cp:revision>57</cp:revision>
  <dcterms:created xsi:type="dcterms:W3CDTF">2026-03-02T00:20:00Z</dcterms:created>
  <dcterms:modified xsi:type="dcterms:W3CDTF">2026-03-20T22:36:00Z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712424c2-a752-49bd-bf84-233ed861166f</vt:lpwstr>
  </property>
</Properties>
</file>